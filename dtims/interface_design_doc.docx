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ectPr>
          <w:headerReference r:id="rId9" w:type="default"/>
          <w:footerReference r:id="rId10" w:type="default"/>
          <w:pgSz w:h="15840" w:w="12240" w:orient="portrait"/>
          <w:pgMar w:bottom="1440" w:top="1440" w:left="1440" w:right="1440" w:header="708" w:footer="708"/>
          <w:pgNumType w:start="1"/>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2652713</wp:posOffset>
                </wp:positionH>
                <wp:positionV relativeFrom="page">
                  <wp:posOffset>7634288</wp:posOffset>
                </wp:positionV>
                <wp:extent cx="4867275" cy="1400175"/>
                <wp:effectExtent b="0" l="0" r="0" t="0"/>
                <wp:wrapNone/>
                <wp:docPr id="2077805888" name=""/>
                <a:graphic>
                  <a:graphicData uri="http://schemas.microsoft.com/office/word/2010/wordprocessingShape">
                    <wps:wsp>
                      <wps:cNvSpPr/>
                      <wps:cNvPr id="9" name="Shape 9"/>
                      <wps:spPr>
                        <a:xfrm>
                          <a:off x="2917125" y="3084675"/>
                          <a:ext cx="4857750" cy="1390650"/>
                        </a:xfrm>
                        <a:prstGeom prst="rect">
                          <a:avLst/>
                        </a:prstGeom>
                        <a:noFill/>
                        <a:ln>
                          <a:noFill/>
                        </a:ln>
                      </wps:spPr>
                      <wps:txbx>
                        <w:txbxContent>
                          <w:p w:rsidR="00000000" w:rsidDel="00000000" w:rsidP="00000000" w:rsidRDefault="00000000" w:rsidRPr="00000000">
                            <w:pPr>
                              <w:spacing w:after="120" w:before="120" w:line="427.00000762939453"/>
                              <w:ind w:left="0" w:right="0" w:firstLine="0"/>
                              <w:jc w:val="right"/>
                              <w:textDirection w:val="btLr"/>
                            </w:pPr>
                            <w:r w:rsidDel="00000000" w:rsidR="00000000" w:rsidRPr="00000000">
                              <w:rPr>
                                <w:rFonts w:ascii="Calibri" w:cs="Calibri" w:eastAsia="Calibri" w:hAnsi="Calibri"/>
                                <w:b w:val="0"/>
                                <w:i w:val="0"/>
                                <w:smallCaps w:val="0"/>
                                <w:strike w:val="0"/>
                                <w:color w:val="000000"/>
                                <w:sz w:val="32"/>
                                <w:vertAlign w:val="baseline"/>
                              </w:rPr>
                              <w:t xml:space="preserve">Interface Plan</w:t>
                            </w:r>
                          </w:p>
                          <w:p w:rsidR="00000000" w:rsidDel="00000000" w:rsidP="00000000" w:rsidRDefault="00000000" w:rsidRPr="00000000">
                            <w:pPr>
                              <w:spacing w:after="120" w:before="120" w:line="427.00000762939453"/>
                              <w:ind w:left="0" w:right="0" w:firstLine="0"/>
                              <w:jc w:val="righ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August 08, 2023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2652713</wp:posOffset>
                </wp:positionH>
                <wp:positionV relativeFrom="page">
                  <wp:posOffset>7634288</wp:posOffset>
                </wp:positionV>
                <wp:extent cx="4867275" cy="1400175"/>
                <wp:effectExtent b="0" l="0" r="0" t="0"/>
                <wp:wrapNone/>
                <wp:docPr id="2077805888" name="image49.png"/>
                <a:graphic>
                  <a:graphicData uri="http://schemas.openxmlformats.org/drawingml/2006/picture">
                    <pic:pic>
                      <pic:nvPicPr>
                        <pic:cNvPr id="0" name="image49.png"/>
                        <pic:cNvPicPr preferRelativeResize="0"/>
                      </pic:nvPicPr>
                      <pic:blipFill>
                        <a:blip r:embed="rId11"/>
                        <a:srcRect/>
                        <a:stretch>
                          <a:fillRect/>
                        </a:stretch>
                      </pic:blipFill>
                      <pic:spPr>
                        <a:xfrm>
                          <a:off x="0" y="0"/>
                          <a:ext cx="4867275" cy="1400175"/>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page">
              <wp:posOffset>451570</wp:posOffset>
            </wp:positionH>
            <wp:positionV relativeFrom="page">
              <wp:posOffset>457200</wp:posOffset>
            </wp:positionV>
            <wp:extent cx="2209652" cy="617221"/>
            <wp:effectExtent b="0" l="0" r="0" t="0"/>
            <wp:wrapNone/>
            <wp:docPr id="207780592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209652" cy="617221"/>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2892817</wp:posOffset>
                </wp:positionH>
                <wp:positionV relativeFrom="page">
                  <wp:posOffset>1265898</wp:posOffset>
                </wp:positionV>
                <wp:extent cx="4449445" cy="1606550"/>
                <wp:effectExtent b="0" l="0" r="0" t="0"/>
                <wp:wrapNone/>
                <wp:docPr id="2077805895" name=""/>
                <a:graphic>
                  <a:graphicData uri="http://schemas.microsoft.com/office/word/2010/wordprocessingShape">
                    <wps:wsp>
                      <wps:cNvSpPr/>
                      <wps:cNvPr id="16" name="Shape 16"/>
                      <wps:spPr>
                        <a:xfrm>
                          <a:off x="3126040" y="2981488"/>
                          <a:ext cx="4439920" cy="1597025"/>
                        </a:xfrm>
                        <a:prstGeom prst="rect">
                          <a:avLst/>
                        </a:prstGeom>
                        <a:noFill/>
                        <a:ln>
                          <a:noFill/>
                        </a:ln>
                      </wps:spPr>
                      <wps:txbx>
                        <w:txbxContent>
                          <w:p w:rsidR="00000000" w:rsidDel="00000000" w:rsidP="00000000" w:rsidRDefault="00000000" w:rsidRPr="00000000">
                            <w:pPr>
                              <w:spacing w:after="120" w:before="0" w:line="624.9999618530273"/>
                              <w:ind w:left="0" w:right="41.99999809265137" w:firstLine="0"/>
                              <w:jc w:val="right"/>
                              <w:textDirection w:val="btLr"/>
                            </w:pPr>
                            <w:r w:rsidDel="00000000" w:rsidR="00000000" w:rsidRPr="00000000">
                              <w:rPr>
                                <w:rFonts w:ascii="Calibri" w:cs="Calibri" w:eastAsia="Calibri" w:hAnsi="Calibri"/>
                                <w:b w:val="0"/>
                                <w:i w:val="0"/>
                                <w:smallCaps w:val="0"/>
                                <w:strike w:val="0"/>
                                <w:color w:val="363334"/>
                                <w:sz w:val="40"/>
                                <w:vertAlign w:val="baseline"/>
                              </w:rPr>
                              <w:t xml:space="preserve">WVDOH Transportation Asset</w:t>
                            </w:r>
                            <w:r w:rsidDel="00000000" w:rsidR="00000000" w:rsidRPr="00000000">
                              <w:rPr>
                                <w:rFonts w:ascii="Calibri" w:cs="Calibri" w:eastAsia="Calibri" w:hAnsi="Calibri"/>
                                <w:b w:val="0"/>
                                <w:i w:val="0"/>
                                <w:smallCaps w:val="0"/>
                                <w:strike w:val="0"/>
                                <w:color w:val="363334"/>
                                <w:sz w:val="60"/>
                                <w:vertAlign w:val="baseline"/>
                              </w:rPr>
                              <w:t xml:space="preserve"> </w:t>
                            </w:r>
                            <w:r w:rsidDel="00000000" w:rsidR="00000000" w:rsidRPr="00000000">
                              <w:rPr>
                                <w:rFonts w:ascii="Calibri" w:cs="Calibri" w:eastAsia="Calibri" w:hAnsi="Calibri"/>
                                <w:b w:val="0"/>
                                <w:i w:val="0"/>
                                <w:smallCaps w:val="0"/>
                                <w:strike w:val="0"/>
                                <w:color w:val="363334"/>
                                <w:sz w:val="40"/>
                                <w:vertAlign w:val="baseline"/>
                              </w:rPr>
                              <w:t xml:space="preserve">Management System (TAMS)</w:t>
                            </w:r>
                          </w:p>
                          <w:p w:rsidR="00000000" w:rsidDel="00000000" w:rsidP="00000000" w:rsidRDefault="00000000" w:rsidRPr="00000000">
                            <w:pPr>
                              <w:spacing w:after="120" w:before="0" w:line="726.0000228881836"/>
                              <w:ind w:left="0" w:right="17.000000476837158" w:firstLine="0"/>
                              <w:jc w:val="right"/>
                              <w:textDirection w:val="btLr"/>
                            </w:pPr>
                            <w:r w:rsidDel="00000000" w:rsidR="00000000" w:rsidRPr="00000000">
                              <w:rPr>
                                <w:rFonts w:ascii="Calibri" w:cs="Calibri" w:eastAsia="Calibri" w:hAnsi="Calibri"/>
                                <w:b w:val="0"/>
                                <w:i w:val="0"/>
                                <w:smallCaps w:val="0"/>
                                <w:strike w:val="0"/>
                                <w:color w:val="363334"/>
                                <w:sz w:val="6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2892817</wp:posOffset>
                </wp:positionH>
                <wp:positionV relativeFrom="page">
                  <wp:posOffset>1265898</wp:posOffset>
                </wp:positionV>
                <wp:extent cx="4449445" cy="1606550"/>
                <wp:effectExtent b="0" l="0" r="0" t="0"/>
                <wp:wrapNone/>
                <wp:docPr id="2077805895" name="image67.png"/>
                <a:graphic>
                  <a:graphicData uri="http://schemas.openxmlformats.org/drawingml/2006/picture">
                    <pic:pic>
                      <pic:nvPicPr>
                        <pic:cNvPr id="0" name="image67.png"/>
                        <pic:cNvPicPr preferRelativeResize="0"/>
                      </pic:nvPicPr>
                      <pic:blipFill>
                        <a:blip r:embed="rId13"/>
                        <a:srcRect/>
                        <a:stretch>
                          <a:fillRect/>
                        </a:stretch>
                      </pic:blipFill>
                      <pic:spPr>
                        <a:xfrm>
                          <a:off x="0" y="0"/>
                          <a:ext cx="4449445" cy="160655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-653143</wp:posOffset>
            </wp:positionH>
            <wp:positionV relativeFrom="paragraph">
              <wp:posOffset>604157</wp:posOffset>
            </wp:positionV>
            <wp:extent cx="7462619" cy="8562235"/>
            <wp:effectExtent b="0" l="0" r="0" t="0"/>
            <wp:wrapNone/>
            <wp:docPr id="2077805919" name="image19.png"/>
            <a:graphic>
              <a:graphicData uri="http://schemas.openxmlformats.org/drawingml/2006/picture">
                <pic:pic>
                  <pic:nvPicPr>
                    <pic:cNvPr id="0" name="image19.png"/>
                    <pic:cNvPicPr preferRelativeResize="0"/>
                  </pic:nvPicPr>
                  <pic:blipFill>
                    <a:blip r:embed="rId14"/>
                    <a:srcRect b="0" l="0" r="4119" t="0"/>
                    <a:stretch>
                      <a:fillRect/>
                    </a:stretch>
                  </pic:blipFill>
                  <pic:spPr>
                    <a:xfrm>
                      <a:off x="0" y="0"/>
                      <a:ext cx="7462619" cy="85622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5438775</wp:posOffset>
            </wp:positionH>
            <wp:positionV relativeFrom="paragraph">
              <wp:posOffset>-485774</wp:posOffset>
            </wp:positionV>
            <wp:extent cx="1233805" cy="693293"/>
            <wp:effectExtent b="0" l="0" r="0" t="0"/>
            <wp:wrapNone/>
            <wp:docPr descr="WV Department of Transportation" id="2077805926" name="image25.jpg"/>
            <a:graphic>
              <a:graphicData uri="http://schemas.openxmlformats.org/drawingml/2006/picture">
                <pic:pic>
                  <pic:nvPicPr>
                    <pic:cNvPr descr="WV Department of Transportation" id="0" name="image25.jpg"/>
                    <pic:cNvPicPr preferRelativeResize="0"/>
                  </pic:nvPicPr>
                  <pic:blipFill>
                    <a:blip r:embed="rId15"/>
                    <a:srcRect b="0" l="0" r="0" t="0"/>
                    <a:stretch>
                      <a:fillRect/>
                    </a:stretch>
                  </pic:blipFill>
                  <pic:spPr>
                    <a:xfrm>
                      <a:off x="0" y="0"/>
                      <a:ext cx="1233805" cy="693293"/>
                    </a:xfrm>
                    <a:prstGeom prst="rect"/>
                    <a:ln/>
                  </pic:spPr>
                </pic:pic>
              </a:graphicData>
            </a:graphic>
          </wp:anchor>
        </w:drawing>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349dd7"/>
          <w:sz w:val="32"/>
          <w:szCs w:val="32"/>
          <w:u w:val="none"/>
          <w:shd w:fill="auto" w:val="clear"/>
          <w:vertAlign w:val="baseline"/>
          <w:rtl w:val="0"/>
        </w:rPr>
        <w:t xml:space="preserve">Version History</w:t>
      </w:r>
    </w:p>
    <w:tbl>
      <w:tblPr>
        <w:tblStyle w:val="Table1"/>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2"/>
        <w:gridCol w:w="1677"/>
        <w:gridCol w:w="3426"/>
        <w:gridCol w:w="2081"/>
        <w:gridCol w:w="1429"/>
        <w:tblGridChange w:id="0">
          <w:tblGrid>
            <w:gridCol w:w="1012"/>
            <w:gridCol w:w="1677"/>
            <w:gridCol w:w="3426"/>
            <w:gridCol w:w="2081"/>
            <w:gridCol w:w="1429"/>
          </w:tblGrid>
        </w:tblGridChange>
      </w:tblGrid>
      <w:tr>
        <w:trPr>
          <w:cantSplit w:val="0"/>
          <w:tblHeader w:val="0"/>
        </w:trPr>
        <w:tc>
          <w:tcPr/>
          <w:p w:rsidR="00000000" w:rsidDel="00000000" w:rsidP="00000000" w:rsidRDefault="00000000" w:rsidRPr="00000000" w14:paraId="00000003">
            <w:pPr>
              <w:widowControl w:val="1"/>
              <w:spacing w:after="0" w:before="0" w:lineRule="auto"/>
              <w:jc w:val="center"/>
              <w:rPr/>
            </w:pPr>
            <w:r w:rsidDel="00000000" w:rsidR="00000000" w:rsidRPr="00000000">
              <w:rPr>
                <w:rtl w:val="0"/>
              </w:rPr>
              <w:t xml:space="preserve">VERSION</w:t>
            </w:r>
          </w:p>
        </w:tc>
        <w:tc>
          <w:tcPr/>
          <w:p w:rsidR="00000000" w:rsidDel="00000000" w:rsidP="00000000" w:rsidRDefault="00000000" w:rsidRPr="00000000" w14:paraId="00000004">
            <w:pPr>
              <w:widowControl w:val="1"/>
              <w:spacing w:after="0" w:before="0" w:lineRule="auto"/>
              <w:rPr/>
            </w:pPr>
            <w:r w:rsidDel="00000000" w:rsidR="00000000" w:rsidRPr="00000000">
              <w:rPr>
                <w:rtl w:val="0"/>
              </w:rPr>
              <w:t xml:space="preserve">DATE</w:t>
            </w:r>
          </w:p>
        </w:tc>
        <w:tc>
          <w:tcPr/>
          <w:p w:rsidR="00000000" w:rsidDel="00000000" w:rsidP="00000000" w:rsidRDefault="00000000" w:rsidRPr="00000000" w14:paraId="00000005">
            <w:pPr>
              <w:widowControl w:val="1"/>
              <w:spacing w:after="0" w:before="0" w:lineRule="auto"/>
              <w:rPr/>
            </w:pPr>
            <w:r w:rsidDel="00000000" w:rsidR="00000000" w:rsidRPr="00000000">
              <w:rPr>
                <w:rtl w:val="0"/>
              </w:rPr>
              <w:t xml:space="preserve">DESCRIPTION</w:t>
            </w:r>
          </w:p>
        </w:tc>
        <w:tc>
          <w:tcPr/>
          <w:p w:rsidR="00000000" w:rsidDel="00000000" w:rsidP="00000000" w:rsidRDefault="00000000" w:rsidRPr="00000000" w14:paraId="00000006">
            <w:pPr>
              <w:widowControl w:val="1"/>
              <w:spacing w:after="0" w:before="0" w:lineRule="auto"/>
              <w:rPr/>
            </w:pPr>
            <w:r w:rsidDel="00000000" w:rsidR="00000000" w:rsidRPr="00000000">
              <w:rPr>
                <w:rtl w:val="0"/>
              </w:rPr>
              <w:t xml:space="preserve">AUTHOR</w:t>
            </w:r>
          </w:p>
        </w:tc>
        <w:tc>
          <w:tcPr/>
          <w:p w:rsidR="00000000" w:rsidDel="00000000" w:rsidP="00000000" w:rsidRDefault="00000000" w:rsidRPr="00000000" w14:paraId="00000007">
            <w:pPr>
              <w:widowControl w:val="1"/>
              <w:spacing w:after="0" w:before="0" w:lineRule="auto"/>
              <w:rPr/>
            </w:pPr>
            <w:r w:rsidDel="00000000" w:rsidR="00000000" w:rsidRPr="00000000">
              <w:rPr>
                <w:rtl w:val="0"/>
              </w:rPr>
              <w:t xml:space="preserve">REVIEWER</w:t>
            </w:r>
          </w:p>
        </w:tc>
      </w:tr>
      <w:tr>
        <w:trPr>
          <w:cantSplit w:val="0"/>
          <w:tblHeader w:val="0"/>
        </w:trPr>
        <w:tc>
          <w:tcPr/>
          <w:p w:rsidR="00000000" w:rsidDel="00000000" w:rsidP="00000000" w:rsidRDefault="00000000" w:rsidRPr="00000000" w14:paraId="00000008">
            <w:pPr>
              <w:widowControl w:val="1"/>
              <w:spacing w:after="0" w:before="0" w:lineRule="auto"/>
              <w:jc w:val="center"/>
              <w:rPr/>
            </w:pPr>
            <w:r w:rsidDel="00000000" w:rsidR="00000000" w:rsidRPr="00000000">
              <w:rPr>
                <w:rtl w:val="0"/>
              </w:rPr>
              <w:t xml:space="preserve">1.0</w:t>
            </w:r>
          </w:p>
        </w:tc>
        <w:tc>
          <w:tcPr/>
          <w:p w:rsidR="00000000" w:rsidDel="00000000" w:rsidP="00000000" w:rsidRDefault="00000000" w:rsidRPr="00000000" w14:paraId="00000009">
            <w:pPr>
              <w:widowControl w:val="1"/>
              <w:spacing w:after="0" w:before="0" w:lineRule="auto"/>
              <w:rPr/>
            </w:pPr>
            <w:r w:rsidDel="00000000" w:rsidR="00000000" w:rsidRPr="00000000">
              <w:rPr>
                <w:rtl w:val="0"/>
              </w:rPr>
              <w:t xml:space="preserve">12-03-2021</w:t>
            </w:r>
          </w:p>
        </w:tc>
        <w:tc>
          <w:tcPr/>
          <w:p w:rsidR="00000000" w:rsidDel="00000000" w:rsidP="00000000" w:rsidRDefault="00000000" w:rsidRPr="00000000" w14:paraId="0000000A">
            <w:pPr>
              <w:widowControl w:val="1"/>
              <w:spacing w:after="0" w:before="0" w:lineRule="auto"/>
              <w:rPr/>
            </w:pPr>
            <w:r w:rsidDel="00000000" w:rsidR="00000000" w:rsidRPr="00000000">
              <w:rPr>
                <w:rtl w:val="0"/>
              </w:rPr>
              <w:t xml:space="preserve">Initial draft to solicit schema for the interfaces</w:t>
            </w:r>
          </w:p>
        </w:tc>
        <w:tc>
          <w:tcPr/>
          <w:p w:rsidR="00000000" w:rsidDel="00000000" w:rsidP="00000000" w:rsidRDefault="00000000" w:rsidRPr="00000000" w14:paraId="0000000B">
            <w:pPr>
              <w:widowControl w:val="1"/>
              <w:spacing w:after="0" w:before="0" w:lineRule="auto"/>
              <w:rPr/>
            </w:pPr>
            <w:r w:rsidDel="00000000" w:rsidR="00000000" w:rsidRPr="00000000">
              <w:rPr>
                <w:rtl w:val="0"/>
              </w:rPr>
              <w:t xml:space="preserve">Kumara Prasanna</w:t>
            </w:r>
          </w:p>
        </w:tc>
        <w:tc>
          <w:tcPr/>
          <w:p w:rsidR="00000000" w:rsidDel="00000000" w:rsidP="00000000" w:rsidRDefault="00000000" w:rsidRPr="00000000" w14:paraId="0000000C">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0D">
            <w:pPr>
              <w:widowControl w:val="1"/>
              <w:spacing w:after="0" w:before="0" w:lineRule="auto"/>
              <w:jc w:val="center"/>
              <w:rPr/>
            </w:pPr>
            <w:r w:rsidDel="00000000" w:rsidR="00000000" w:rsidRPr="00000000">
              <w:rPr>
                <w:rtl w:val="0"/>
              </w:rPr>
              <w:t xml:space="preserve">2.0</w:t>
            </w:r>
          </w:p>
        </w:tc>
        <w:tc>
          <w:tcPr/>
          <w:p w:rsidR="00000000" w:rsidDel="00000000" w:rsidP="00000000" w:rsidRDefault="00000000" w:rsidRPr="00000000" w14:paraId="0000000E">
            <w:pPr>
              <w:widowControl w:val="1"/>
              <w:spacing w:after="0" w:before="0" w:lineRule="auto"/>
              <w:rPr/>
            </w:pPr>
            <w:r w:rsidDel="00000000" w:rsidR="00000000" w:rsidRPr="00000000">
              <w:rPr>
                <w:rtl w:val="0"/>
              </w:rPr>
              <w:t xml:space="preserve">02-10-2023</w:t>
            </w:r>
          </w:p>
        </w:tc>
        <w:tc>
          <w:tcPr/>
          <w:p w:rsidR="00000000" w:rsidDel="00000000" w:rsidP="00000000" w:rsidRDefault="00000000" w:rsidRPr="00000000" w14:paraId="0000000F">
            <w:pPr>
              <w:widowControl w:val="1"/>
              <w:spacing w:after="0" w:before="0" w:lineRule="auto"/>
              <w:rPr/>
            </w:pPr>
            <w:r w:rsidDel="00000000" w:rsidR="00000000" w:rsidRPr="00000000">
              <w:rPr>
                <w:rtl w:val="0"/>
              </w:rPr>
              <w:t xml:space="preserve">Major document updates</w:t>
            </w:r>
          </w:p>
        </w:tc>
        <w:tc>
          <w:tcPr/>
          <w:p w:rsidR="00000000" w:rsidDel="00000000" w:rsidP="00000000" w:rsidRDefault="00000000" w:rsidRPr="00000000" w14:paraId="00000010">
            <w:pPr>
              <w:widowControl w:val="1"/>
              <w:spacing w:after="0" w:before="0" w:lineRule="auto"/>
              <w:rPr/>
            </w:pPr>
            <w:r w:rsidDel="00000000" w:rsidR="00000000" w:rsidRPr="00000000">
              <w:rPr>
                <w:rtl w:val="0"/>
              </w:rPr>
              <w:t xml:space="preserve">Rashmita Nayak</w:t>
            </w:r>
          </w:p>
        </w:tc>
        <w:tc>
          <w:tcPr/>
          <w:p w:rsidR="00000000" w:rsidDel="00000000" w:rsidP="00000000" w:rsidRDefault="00000000" w:rsidRPr="00000000" w14:paraId="00000011">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1"/>
              <w:spacing w:after="0" w:before="0" w:lineRule="auto"/>
              <w:jc w:val="center"/>
              <w:rPr/>
            </w:pPr>
            <w:r w:rsidDel="00000000" w:rsidR="00000000" w:rsidRPr="00000000">
              <w:rPr>
                <w:rtl w:val="0"/>
              </w:rPr>
              <w:t xml:space="preserve">3.0</w:t>
            </w:r>
          </w:p>
        </w:tc>
        <w:tc>
          <w:tcPr/>
          <w:p w:rsidR="00000000" w:rsidDel="00000000" w:rsidP="00000000" w:rsidRDefault="00000000" w:rsidRPr="00000000" w14:paraId="00000013">
            <w:pPr>
              <w:widowControl w:val="1"/>
              <w:spacing w:after="0" w:before="0" w:lineRule="auto"/>
              <w:rPr/>
            </w:pPr>
            <w:r w:rsidDel="00000000" w:rsidR="00000000" w:rsidRPr="00000000">
              <w:rPr>
                <w:rtl w:val="0"/>
              </w:rPr>
              <w:t xml:space="preserve">02-14-2023</w:t>
            </w:r>
          </w:p>
        </w:tc>
        <w:tc>
          <w:tcPr/>
          <w:p w:rsidR="00000000" w:rsidDel="00000000" w:rsidP="00000000" w:rsidRDefault="00000000" w:rsidRPr="00000000" w14:paraId="00000014">
            <w:pPr>
              <w:widowControl w:val="1"/>
              <w:spacing w:after="0" w:before="0" w:lineRule="auto"/>
              <w:rPr/>
            </w:pPr>
            <w:r w:rsidDel="00000000" w:rsidR="00000000" w:rsidRPr="00000000">
              <w:rPr>
                <w:rtl w:val="0"/>
              </w:rPr>
              <w:t xml:space="preserve">Document formatting and minor updates. Added details to 2.1 CSV naming convention</w:t>
            </w:r>
          </w:p>
        </w:tc>
        <w:tc>
          <w:tcPr/>
          <w:p w:rsidR="00000000" w:rsidDel="00000000" w:rsidP="00000000" w:rsidRDefault="00000000" w:rsidRPr="00000000" w14:paraId="00000015">
            <w:pPr>
              <w:widowControl w:val="1"/>
              <w:spacing w:after="0" w:before="0" w:lineRule="auto"/>
              <w:rPr/>
            </w:pPr>
            <w:r w:rsidDel="00000000" w:rsidR="00000000" w:rsidRPr="00000000">
              <w:rPr>
                <w:rtl w:val="0"/>
              </w:rPr>
              <w:t xml:space="preserve">Adam Erb, </w:t>
            </w:r>
          </w:p>
          <w:p w:rsidR="00000000" w:rsidDel="00000000" w:rsidP="00000000" w:rsidRDefault="00000000" w:rsidRPr="00000000" w14:paraId="00000016">
            <w:pPr>
              <w:widowControl w:val="1"/>
              <w:spacing w:after="0" w:before="0" w:lineRule="auto"/>
              <w:rPr/>
            </w:pPr>
            <w:r w:rsidDel="00000000" w:rsidR="00000000" w:rsidRPr="00000000">
              <w:rPr>
                <w:rtl w:val="0"/>
              </w:rPr>
              <w:t xml:space="preserve">Chris Chau</w:t>
            </w:r>
          </w:p>
        </w:tc>
        <w:tc>
          <w:tcPr/>
          <w:p w:rsidR="00000000" w:rsidDel="00000000" w:rsidP="00000000" w:rsidRDefault="00000000" w:rsidRPr="00000000" w14:paraId="00000017">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18">
            <w:pPr>
              <w:widowControl w:val="1"/>
              <w:spacing w:after="0" w:before="0" w:lineRule="auto"/>
              <w:jc w:val="center"/>
              <w:rPr/>
            </w:pPr>
            <w:r w:rsidDel="00000000" w:rsidR="00000000" w:rsidRPr="00000000">
              <w:rPr>
                <w:rtl w:val="0"/>
              </w:rPr>
              <w:t xml:space="preserve">4.0</w:t>
            </w:r>
          </w:p>
        </w:tc>
        <w:tc>
          <w:tcPr/>
          <w:p w:rsidR="00000000" w:rsidDel="00000000" w:rsidP="00000000" w:rsidRDefault="00000000" w:rsidRPr="00000000" w14:paraId="00000019">
            <w:pPr>
              <w:widowControl w:val="1"/>
              <w:spacing w:after="0" w:before="0" w:lineRule="auto"/>
              <w:rPr/>
            </w:pPr>
            <w:r w:rsidDel="00000000" w:rsidR="00000000" w:rsidRPr="00000000">
              <w:rPr>
                <w:rtl w:val="0"/>
              </w:rPr>
              <w:t xml:space="preserve">03-17-2023</w:t>
            </w:r>
          </w:p>
        </w:tc>
        <w:tc>
          <w:tcPr/>
          <w:p w:rsidR="00000000" w:rsidDel="00000000" w:rsidP="00000000" w:rsidRDefault="00000000" w:rsidRPr="00000000" w14:paraId="0000001A">
            <w:pPr>
              <w:widowControl w:val="1"/>
              <w:spacing w:after="0" w:before="0" w:lineRule="auto"/>
              <w:rPr/>
            </w:pPr>
            <w:r w:rsidDel="00000000" w:rsidR="00000000" w:rsidRPr="00000000">
              <w:rPr>
                <w:rtl w:val="0"/>
              </w:rPr>
              <w:t xml:space="preserve">Document Updated. Cost interface added. Comments replied to and reformatted</w:t>
            </w:r>
          </w:p>
        </w:tc>
        <w:tc>
          <w:tcPr/>
          <w:p w:rsidR="00000000" w:rsidDel="00000000" w:rsidP="00000000" w:rsidRDefault="00000000" w:rsidRPr="00000000" w14:paraId="0000001B">
            <w:pPr>
              <w:widowControl w:val="1"/>
              <w:spacing w:after="0" w:before="0" w:lineRule="auto"/>
              <w:rPr/>
            </w:pPr>
            <w:r w:rsidDel="00000000" w:rsidR="00000000" w:rsidRPr="00000000">
              <w:rPr>
                <w:rtl w:val="0"/>
              </w:rPr>
              <w:t xml:space="preserve">Rashmita Nayak, Nilotpal Chatterjee</w:t>
            </w:r>
          </w:p>
        </w:tc>
        <w:tc>
          <w:tcPr/>
          <w:p w:rsidR="00000000" w:rsidDel="00000000" w:rsidP="00000000" w:rsidRDefault="00000000" w:rsidRPr="00000000" w14:paraId="0000001C">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1D">
            <w:pPr>
              <w:widowControl w:val="1"/>
              <w:spacing w:after="0" w:before="0" w:lineRule="auto"/>
              <w:jc w:val="center"/>
              <w:rPr/>
            </w:pPr>
            <w:r w:rsidDel="00000000" w:rsidR="00000000" w:rsidRPr="00000000">
              <w:rPr>
                <w:rtl w:val="0"/>
              </w:rPr>
              <w:t xml:space="preserve">5.0</w:t>
            </w:r>
          </w:p>
        </w:tc>
        <w:tc>
          <w:tcPr/>
          <w:p w:rsidR="00000000" w:rsidDel="00000000" w:rsidP="00000000" w:rsidRDefault="00000000" w:rsidRPr="00000000" w14:paraId="0000001E">
            <w:pPr>
              <w:widowControl w:val="1"/>
              <w:spacing w:after="0" w:before="0" w:lineRule="auto"/>
              <w:rPr/>
            </w:pPr>
            <w:r w:rsidDel="00000000" w:rsidR="00000000" w:rsidRPr="00000000">
              <w:rPr>
                <w:rtl w:val="0"/>
              </w:rPr>
              <w:t xml:space="preserve">05-09-2023</w:t>
            </w:r>
          </w:p>
        </w:tc>
        <w:tc>
          <w:tcPr/>
          <w:p w:rsidR="00000000" w:rsidDel="00000000" w:rsidP="00000000" w:rsidRDefault="00000000" w:rsidRPr="00000000" w14:paraId="0000001F">
            <w:pPr>
              <w:widowControl w:val="1"/>
              <w:spacing w:after="0" w:before="0" w:lineRule="auto"/>
              <w:rPr/>
            </w:pPr>
            <w:r w:rsidDel="00000000" w:rsidR="00000000" w:rsidRPr="00000000">
              <w:rPr>
                <w:rtl w:val="0"/>
              </w:rPr>
              <w:t xml:space="preserve">Section 3 of the document expanded on. Comments replied to. </w:t>
            </w:r>
          </w:p>
        </w:tc>
        <w:tc>
          <w:tcPr/>
          <w:p w:rsidR="00000000" w:rsidDel="00000000" w:rsidP="00000000" w:rsidRDefault="00000000" w:rsidRPr="00000000" w14:paraId="00000020">
            <w:pPr>
              <w:widowControl w:val="1"/>
              <w:spacing w:after="0" w:before="0" w:lineRule="auto"/>
              <w:rPr/>
            </w:pPr>
            <w:r w:rsidDel="00000000" w:rsidR="00000000" w:rsidRPr="00000000">
              <w:rPr>
                <w:rtl w:val="0"/>
              </w:rPr>
              <w:t xml:space="preserve">Rashmita Nayak, Nilotpal Chatterjee</w:t>
            </w:r>
          </w:p>
        </w:tc>
        <w:tc>
          <w:tcPr/>
          <w:p w:rsidR="00000000" w:rsidDel="00000000" w:rsidP="00000000" w:rsidRDefault="00000000" w:rsidRPr="00000000" w14:paraId="00000021">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widowControl w:val="1"/>
              <w:spacing w:after="0" w:before="0" w:lineRule="auto"/>
              <w:jc w:val="center"/>
              <w:rPr/>
            </w:pPr>
            <w:r w:rsidDel="00000000" w:rsidR="00000000" w:rsidRPr="00000000">
              <w:rPr>
                <w:rtl w:val="0"/>
              </w:rPr>
              <w:t xml:space="preserve">6.0</w:t>
            </w:r>
          </w:p>
        </w:tc>
        <w:tc>
          <w:tcPr/>
          <w:p w:rsidR="00000000" w:rsidDel="00000000" w:rsidP="00000000" w:rsidRDefault="00000000" w:rsidRPr="00000000" w14:paraId="00000023">
            <w:pPr>
              <w:widowControl w:val="1"/>
              <w:spacing w:after="0" w:before="0" w:lineRule="auto"/>
              <w:rPr/>
            </w:pPr>
            <w:r w:rsidDel="00000000" w:rsidR="00000000" w:rsidRPr="00000000">
              <w:rPr>
                <w:rtl w:val="0"/>
              </w:rPr>
              <w:t xml:space="preserve">08-07-2023</w:t>
            </w:r>
          </w:p>
        </w:tc>
        <w:tc>
          <w:tcPr/>
          <w:p w:rsidR="00000000" w:rsidDel="00000000" w:rsidP="00000000" w:rsidRDefault="00000000" w:rsidRPr="00000000" w14:paraId="00000024">
            <w:pPr>
              <w:widowControl w:val="1"/>
              <w:spacing w:after="0" w:before="0" w:lineRule="auto"/>
              <w:rPr/>
            </w:pPr>
            <w:r w:rsidDel="00000000" w:rsidR="00000000" w:rsidRPr="00000000">
              <w:rPr>
                <w:rtl w:val="0"/>
              </w:rPr>
              <w:t xml:space="preserve">Updated run time of all interfaces, all Interface IDs, Task and Cost Interface sections, Email and Error Handling sections</w:t>
            </w:r>
          </w:p>
        </w:tc>
        <w:tc>
          <w:tcPr/>
          <w:p w:rsidR="00000000" w:rsidDel="00000000" w:rsidP="00000000" w:rsidRDefault="00000000" w:rsidRPr="00000000" w14:paraId="00000025">
            <w:pPr>
              <w:widowControl w:val="1"/>
              <w:spacing w:after="0" w:before="0" w:lineRule="auto"/>
              <w:rPr/>
            </w:pPr>
            <w:r w:rsidDel="00000000" w:rsidR="00000000" w:rsidRPr="00000000">
              <w:rPr>
                <w:rtl w:val="0"/>
              </w:rPr>
              <w:t xml:space="preserve">Rashmita Nayak,</w:t>
            </w:r>
          </w:p>
          <w:p w:rsidR="00000000" w:rsidDel="00000000" w:rsidP="00000000" w:rsidRDefault="00000000" w:rsidRPr="00000000" w14:paraId="00000026">
            <w:pPr>
              <w:widowControl w:val="1"/>
              <w:spacing w:after="0" w:before="0" w:lineRule="auto"/>
              <w:rPr/>
            </w:pPr>
            <w:r w:rsidDel="00000000" w:rsidR="00000000" w:rsidRPr="00000000">
              <w:rPr>
                <w:rtl w:val="0"/>
              </w:rPr>
              <w:t xml:space="preserve">Nilotpal Chatterjee</w:t>
            </w:r>
          </w:p>
        </w:tc>
        <w:tc>
          <w:tcPr/>
          <w:p w:rsidR="00000000" w:rsidDel="00000000" w:rsidP="00000000" w:rsidRDefault="00000000" w:rsidRPr="00000000" w14:paraId="00000027">
            <w:pPr>
              <w:widowControl w:val="1"/>
              <w:spacing w:after="0" w:before="0" w:lineRule="auto"/>
              <w:rPr/>
            </w:pPr>
            <w:r w:rsidDel="00000000" w:rsidR="00000000" w:rsidRPr="00000000">
              <w:rPr>
                <w:rtl w:val="0"/>
              </w:rPr>
              <w:t xml:space="preserve">Adam Erb</w:t>
            </w:r>
          </w:p>
        </w:tc>
      </w:tr>
      <w:tr>
        <w:trPr>
          <w:cantSplit w:val="0"/>
          <w:tblHeader w:val="0"/>
        </w:trPr>
        <w:tc>
          <w:tcPr/>
          <w:p w:rsidR="00000000" w:rsidDel="00000000" w:rsidP="00000000" w:rsidRDefault="00000000" w:rsidRPr="00000000" w14:paraId="00000028">
            <w:pPr>
              <w:widowControl w:val="1"/>
              <w:spacing w:after="0" w:before="0" w:lineRule="auto"/>
              <w:jc w:val="center"/>
              <w:rPr/>
            </w:pPr>
            <w:r w:rsidDel="00000000" w:rsidR="00000000" w:rsidRPr="00000000">
              <w:rPr>
                <w:rtl w:val="0"/>
              </w:rPr>
            </w:r>
          </w:p>
        </w:tc>
        <w:tc>
          <w:tcPr/>
          <w:p w:rsidR="00000000" w:rsidDel="00000000" w:rsidP="00000000" w:rsidRDefault="00000000" w:rsidRPr="00000000" w14:paraId="00000029">
            <w:pPr>
              <w:widowControl w:val="1"/>
              <w:spacing w:after="0" w:before="0" w:lineRule="auto"/>
              <w:rPr/>
            </w:pPr>
            <w:r w:rsidDel="00000000" w:rsidR="00000000" w:rsidRPr="00000000">
              <w:rPr>
                <w:rtl w:val="0"/>
              </w:rPr>
            </w:r>
          </w:p>
        </w:tc>
        <w:tc>
          <w:tcPr/>
          <w:p w:rsidR="00000000" w:rsidDel="00000000" w:rsidP="00000000" w:rsidRDefault="00000000" w:rsidRPr="00000000" w14:paraId="0000002A">
            <w:pPr>
              <w:widowControl w:val="1"/>
              <w:spacing w:after="0" w:before="0" w:lineRule="auto"/>
              <w:rPr/>
            </w:pPr>
            <w:r w:rsidDel="00000000" w:rsidR="00000000" w:rsidRPr="00000000">
              <w:rPr>
                <w:rtl w:val="0"/>
              </w:rPr>
            </w:r>
          </w:p>
        </w:tc>
        <w:tc>
          <w:tcPr/>
          <w:p w:rsidR="00000000" w:rsidDel="00000000" w:rsidP="00000000" w:rsidRDefault="00000000" w:rsidRPr="00000000" w14:paraId="0000002B">
            <w:pPr>
              <w:widowControl w:val="1"/>
              <w:spacing w:after="0" w:before="0" w:lineRule="auto"/>
              <w:rPr/>
            </w:pPr>
            <w:r w:rsidDel="00000000" w:rsidR="00000000" w:rsidRPr="00000000">
              <w:rPr>
                <w:rtl w:val="0"/>
              </w:rPr>
            </w:r>
          </w:p>
        </w:tc>
        <w:tc>
          <w:tcPr/>
          <w:p w:rsidR="00000000" w:rsidDel="00000000" w:rsidP="00000000" w:rsidRDefault="00000000" w:rsidRPr="00000000" w14:paraId="0000002C">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widowControl w:val="1"/>
              <w:spacing w:after="0" w:before="0" w:lineRule="auto"/>
              <w:jc w:val="center"/>
              <w:rPr/>
            </w:pPr>
            <w:r w:rsidDel="00000000" w:rsidR="00000000" w:rsidRPr="00000000">
              <w:rPr>
                <w:rtl w:val="0"/>
              </w:rPr>
            </w:r>
          </w:p>
        </w:tc>
        <w:tc>
          <w:tcPr/>
          <w:p w:rsidR="00000000" w:rsidDel="00000000" w:rsidP="00000000" w:rsidRDefault="00000000" w:rsidRPr="00000000" w14:paraId="0000002E">
            <w:pPr>
              <w:widowControl w:val="1"/>
              <w:spacing w:after="0" w:before="0" w:lineRule="auto"/>
              <w:rPr/>
            </w:pPr>
            <w:r w:rsidDel="00000000" w:rsidR="00000000" w:rsidRPr="00000000">
              <w:rPr>
                <w:rtl w:val="0"/>
              </w:rPr>
            </w:r>
          </w:p>
        </w:tc>
        <w:tc>
          <w:tcPr/>
          <w:p w:rsidR="00000000" w:rsidDel="00000000" w:rsidP="00000000" w:rsidRDefault="00000000" w:rsidRPr="00000000" w14:paraId="0000002F">
            <w:pPr>
              <w:widowControl w:val="1"/>
              <w:spacing w:after="0" w:before="0" w:lineRule="auto"/>
              <w:rPr/>
            </w:pPr>
            <w:r w:rsidDel="00000000" w:rsidR="00000000" w:rsidRPr="00000000">
              <w:rPr>
                <w:rtl w:val="0"/>
              </w:rPr>
            </w:r>
          </w:p>
        </w:tc>
        <w:tc>
          <w:tcPr/>
          <w:p w:rsidR="00000000" w:rsidDel="00000000" w:rsidP="00000000" w:rsidRDefault="00000000" w:rsidRPr="00000000" w14:paraId="00000030">
            <w:pPr>
              <w:widowControl w:val="1"/>
              <w:spacing w:after="0" w:before="0" w:lineRule="auto"/>
              <w:rPr/>
            </w:pPr>
            <w:r w:rsidDel="00000000" w:rsidR="00000000" w:rsidRPr="00000000">
              <w:rPr>
                <w:rtl w:val="0"/>
              </w:rPr>
            </w:r>
          </w:p>
        </w:tc>
        <w:tc>
          <w:tcPr/>
          <w:p w:rsidR="00000000" w:rsidDel="00000000" w:rsidP="00000000" w:rsidRDefault="00000000" w:rsidRPr="00000000" w14:paraId="00000031">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32">
            <w:pPr>
              <w:widowControl w:val="1"/>
              <w:spacing w:after="0" w:before="0" w:lineRule="auto"/>
              <w:jc w:val="center"/>
              <w:rPr/>
            </w:pPr>
            <w:r w:rsidDel="00000000" w:rsidR="00000000" w:rsidRPr="00000000">
              <w:rPr>
                <w:rtl w:val="0"/>
              </w:rPr>
            </w:r>
          </w:p>
        </w:tc>
        <w:tc>
          <w:tcPr/>
          <w:p w:rsidR="00000000" w:rsidDel="00000000" w:rsidP="00000000" w:rsidRDefault="00000000" w:rsidRPr="00000000" w14:paraId="00000033">
            <w:pPr>
              <w:widowControl w:val="1"/>
              <w:spacing w:after="0" w:before="0" w:lineRule="auto"/>
              <w:rPr/>
            </w:pPr>
            <w:r w:rsidDel="00000000" w:rsidR="00000000" w:rsidRPr="00000000">
              <w:rPr>
                <w:rtl w:val="0"/>
              </w:rPr>
            </w:r>
          </w:p>
        </w:tc>
        <w:tc>
          <w:tcPr/>
          <w:p w:rsidR="00000000" w:rsidDel="00000000" w:rsidP="00000000" w:rsidRDefault="00000000" w:rsidRPr="00000000" w14:paraId="00000034">
            <w:pPr>
              <w:widowControl w:val="1"/>
              <w:spacing w:after="0" w:before="0" w:lineRule="auto"/>
              <w:rPr/>
            </w:pPr>
            <w:r w:rsidDel="00000000" w:rsidR="00000000" w:rsidRPr="00000000">
              <w:rPr>
                <w:rtl w:val="0"/>
              </w:rPr>
            </w:r>
          </w:p>
        </w:tc>
        <w:tc>
          <w:tcPr/>
          <w:p w:rsidR="00000000" w:rsidDel="00000000" w:rsidP="00000000" w:rsidRDefault="00000000" w:rsidRPr="00000000" w14:paraId="00000035">
            <w:pPr>
              <w:widowControl w:val="1"/>
              <w:spacing w:after="0" w:before="0" w:lineRule="auto"/>
              <w:rPr/>
            </w:pPr>
            <w:r w:rsidDel="00000000" w:rsidR="00000000" w:rsidRPr="00000000">
              <w:rPr>
                <w:rtl w:val="0"/>
              </w:rPr>
            </w:r>
          </w:p>
        </w:tc>
        <w:tc>
          <w:tcPr/>
          <w:p w:rsidR="00000000" w:rsidDel="00000000" w:rsidP="00000000" w:rsidRDefault="00000000" w:rsidRPr="00000000" w14:paraId="00000036">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widowControl w:val="1"/>
              <w:spacing w:after="0" w:before="0" w:lineRule="auto"/>
              <w:jc w:val="center"/>
              <w:rPr/>
            </w:pPr>
            <w:r w:rsidDel="00000000" w:rsidR="00000000" w:rsidRPr="00000000">
              <w:rPr>
                <w:rtl w:val="0"/>
              </w:rPr>
            </w:r>
          </w:p>
        </w:tc>
        <w:tc>
          <w:tcPr/>
          <w:p w:rsidR="00000000" w:rsidDel="00000000" w:rsidP="00000000" w:rsidRDefault="00000000" w:rsidRPr="00000000" w14:paraId="00000038">
            <w:pPr>
              <w:widowControl w:val="1"/>
              <w:spacing w:after="0" w:before="0" w:lineRule="auto"/>
              <w:rPr/>
            </w:pPr>
            <w:r w:rsidDel="00000000" w:rsidR="00000000" w:rsidRPr="00000000">
              <w:rPr>
                <w:rtl w:val="0"/>
              </w:rPr>
            </w:r>
          </w:p>
        </w:tc>
        <w:tc>
          <w:tcPr/>
          <w:p w:rsidR="00000000" w:rsidDel="00000000" w:rsidP="00000000" w:rsidRDefault="00000000" w:rsidRPr="00000000" w14:paraId="00000039">
            <w:pPr>
              <w:widowControl w:val="1"/>
              <w:spacing w:after="0" w:before="0" w:lineRule="auto"/>
              <w:rPr/>
            </w:pPr>
            <w:r w:rsidDel="00000000" w:rsidR="00000000" w:rsidRPr="00000000">
              <w:rPr>
                <w:rtl w:val="0"/>
              </w:rPr>
            </w:r>
          </w:p>
        </w:tc>
        <w:tc>
          <w:tcPr/>
          <w:p w:rsidR="00000000" w:rsidDel="00000000" w:rsidP="00000000" w:rsidRDefault="00000000" w:rsidRPr="00000000" w14:paraId="0000003A">
            <w:pPr>
              <w:widowControl w:val="1"/>
              <w:spacing w:after="0" w:before="0" w:lineRule="auto"/>
              <w:rPr/>
            </w:pPr>
            <w:r w:rsidDel="00000000" w:rsidR="00000000" w:rsidRPr="00000000">
              <w:rPr>
                <w:rtl w:val="0"/>
              </w:rPr>
            </w:r>
          </w:p>
        </w:tc>
        <w:tc>
          <w:tcPr/>
          <w:p w:rsidR="00000000" w:rsidDel="00000000" w:rsidP="00000000" w:rsidRDefault="00000000" w:rsidRPr="00000000" w14:paraId="0000003B">
            <w:pPr>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3C">
            <w:pPr>
              <w:widowControl w:val="1"/>
              <w:spacing w:after="0" w:before="0" w:lineRule="auto"/>
              <w:jc w:val="center"/>
              <w:rPr/>
            </w:pPr>
            <w:r w:rsidDel="00000000" w:rsidR="00000000" w:rsidRPr="00000000">
              <w:rPr>
                <w:rtl w:val="0"/>
              </w:rPr>
            </w:r>
          </w:p>
        </w:tc>
        <w:tc>
          <w:tcPr/>
          <w:p w:rsidR="00000000" w:rsidDel="00000000" w:rsidP="00000000" w:rsidRDefault="00000000" w:rsidRPr="00000000" w14:paraId="0000003D">
            <w:pPr>
              <w:widowControl w:val="1"/>
              <w:spacing w:after="0" w:before="0" w:lineRule="auto"/>
              <w:rPr/>
            </w:pPr>
            <w:r w:rsidDel="00000000" w:rsidR="00000000" w:rsidRPr="00000000">
              <w:rPr>
                <w:rtl w:val="0"/>
              </w:rPr>
            </w:r>
          </w:p>
        </w:tc>
        <w:tc>
          <w:tcPr/>
          <w:p w:rsidR="00000000" w:rsidDel="00000000" w:rsidP="00000000" w:rsidRDefault="00000000" w:rsidRPr="00000000" w14:paraId="0000003E">
            <w:pPr>
              <w:widowControl w:val="1"/>
              <w:spacing w:after="0" w:before="0" w:lineRule="auto"/>
              <w:rPr/>
            </w:pPr>
            <w:r w:rsidDel="00000000" w:rsidR="00000000" w:rsidRPr="00000000">
              <w:rPr>
                <w:rtl w:val="0"/>
              </w:rPr>
            </w:r>
          </w:p>
        </w:tc>
        <w:tc>
          <w:tcPr/>
          <w:p w:rsidR="00000000" w:rsidDel="00000000" w:rsidP="00000000" w:rsidRDefault="00000000" w:rsidRPr="00000000" w14:paraId="0000003F">
            <w:pPr>
              <w:widowControl w:val="1"/>
              <w:spacing w:after="0" w:before="0" w:lineRule="auto"/>
              <w:rPr/>
            </w:pPr>
            <w:r w:rsidDel="00000000" w:rsidR="00000000" w:rsidRPr="00000000">
              <w:rPr>
                <w:rtl w:val="0"/>
              </w:rPr>
            </w:r>
          </w:p>
        </w:tc>
        <w:tc>
          <w:tcPr/>
          <w:p w:rsidR="00000000" w:rsidDel="00000000" w:rsidP="00000000" w:rsidRDefault="00000000" w:rsidRPr="00000000" w14:paraId="00000040">
            <w:pPr>
              <w:keepNext w:val="1"/>
              <w:widowControl w:val="1"/>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41">
            <w:pPr>
              <w:widowControl w:val="1"/>
              <w:spacing w:after="0" w:before="0" w:lineRule="auto"/>
              <w:jc w:val="center"/>
              <w:rPr/>
            </w:pPr>
            <w:r w:rsidDel="00000000" w:rsidR="00000000" w:rsidRPr="00000000">
              <w:rPr>
                <w:rtl w:val="0"/>
              </w:rPr>
            </w:r>
          </w:p>
        </w:tc>
        <w:tc>
          <w:tcPr/>
          <w:p w:rsidR="00000000" w:rsidDel="00000000" w:rsidP="00000000" w:rsidRDefault="00000000" w:rsidRPr="00000000" w14:paraId="00000042">
            <w:pPr>
              <w:widowControl w:val="1"/>
              <w:spacing w:after="0" w:before="0" w:lineRule="auto"/>
              <w:rPr/>
            </w:pPr>
            <w:r w:rsidDel="00000000" w:rsidR="00000000" w:rsidRPr="00000000">
              <w:rPr>
                <w:rtl w:val="0"/>
              </w:rPr>
            </w:r>
          </w:p>
        </w:tc>
        <w:tc>
          <w:tcPr/>
          <w:p w:rsidR="00000000" w:rsidDel="00000000" w:rsidP="00000000" w:rsidRDefault="00000000" w:rsidRPr="00000000" w14:paraId="00000043">
            <w:pPr>
              <w:widowControl w:val="1"/>
              <w:spacing w:after="0" w:before="0" w:lineRule="auto"/>
              <w:rPr/>
            </w:pPr>
            <w:r w:rsidDel="00000000" w:rsidR="00000000" w:rsidRPr="00000000">
              <w:rPr>
                <w:rtl w:val="0"/>
              </w:rPr>
            </w:r>
          </w:p>
        </w:tc>
        <w:tc>
          <w:tcPr/>
          <w:p w:rsidR="00000000" w:rsidDel="00000000" w:rsidP="00000000" w:rsidRDefault="00000000" w:rsidRPr="00000000" w14:paraId="00000044">
            <w:pPr>
              <w:widowControl w:val="1"/>
              <w:spacing w:after="0" w:before="0" w:lineRule="auto"/>
              <w:rPr/>
            </w:pPr>
            <w:r w:rsidDel="00000000" w:rsidR="00000000" w:rsidRPr="00000000">
              <w:rPr>
                <w:rtl w:val="0"/>
              </w:rPr>
            </w:r>
          </w:p>
        </w:tc>
        <w:tc>
          <w:tcPr/>
          <w:p w:rsidR="00000000" w:rsidDel="00000000" w:rsidP="00000000" w:rsidRDefault="00000000" w:rsidRPr="00000000" w14:paraId="00000045">
            <w:pPr>
              <w:keepNext w:val="1"/>
              <w:widowControl w:val="1"/>
              <w:spacing w:after="0" w:before="0" w:lineRule="auto"/>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7">
      <w:pPr>
        <w:widowControl w:val="1"/>
        <w:spacing w:after="0" w:before="0" w:lineRule="auto"/>
        <w:rPr>
          <w:i w:val="1"/>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r w:rsidDel="00000000" w:rsidR="00000000" w:rsidRPr="00000000">
        <w:rPr>
          <w:rFonts w:ascii="Calibri" w:cs="Calibri" w:eastAsia="Calibri" w:hAnsi="Calibri"/>
          <w:b w:val="0"/>
          <w:i w:val="0"/>
          <w:smallCaps w:val="0"/>
          <w:strike w:val="0"/>
          <w:color w:val="349dd7"/>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znysh7">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1</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Introduction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2</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Interface Detailed Designs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File Naming Convention for Integrations Utilizing CSV and FTP</w:t>
              <w:tab/>
              <w:t xml:space="preserve">11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w:t>
              <w:tab/>
              <w:t xml:space="preserve">Initial Design</w:t>
              <w:tab/>
              <w:t xml:space="preserve">11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2.1.2</w:t>
              <w:tab/>
              <w:t xml:space="preserve">Requirement Analysis</w:t>
              <w:tab/>
              <w:t xml:space="preserve">11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2.1.3</w:t>
              <w:tab/>
              <w:t xml:space="preserve">Planned Naming Convention</w:t>
              <w:tab/>
              <w:t xml:space="preserve">12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Account Codes Interface Schema (ACC)</w:t>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w:t>
              <w:tab/>
              <w:t xml:space="preserve">Process</w:t>
              <w:tab/>
              <w:t xml:space="preserve">13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2.2.2</w:t>
              <w:tab/>
              <w:t xml:space="preserve">Interface ID</w:t>
              <w:tab/>
              <w:t xml:space="preserve">14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2.2.3</w:t>
              <w:tab/>
              <w:t xml:space="preserve">CSV File Name </w:t>
              <w:tab/>
              <w:t xml:space="preserve">14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2.2.4</w:t>
              <w:tab/>
              <w:t xml:space="preserve">Frequency</w:t>
              <w:tab/>
              <w:t xml:space="preserve">14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2.2.5</w:t>
              <w:tab/>
              <w:t xml:space="preserve">Volume</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2.2.6</w:t>
              <w:tab/>
              <w:t xml:space="preserve">Integration Methodology</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2.2.7</w:t>
              <w:tab/>
              <w:t xml:space="preserve">Field Mapping and Data</w:t>
              <w:tab/>
              <w:t xml:space="preserve">14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2.2.8</w:t>
              <w:tab/>
              <w:t xml:space="preserve">Source Data Filter</w:t>
              <w:tab/>
              <w:t xml:space="preserve">14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2.2.9</w:t>
              <w:tab/>
              <w:t xml:space="preserve">Column Mapping</w:t>
              <w:tab/>
              <w:t xml:space="preserve">15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2.2.10</w:t>
              <w:tab/>
              <w:t xml:space="preserve">Mockups</w:t>
              <w:tab/>
              <w:t xml:space="preserve">16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tab/>
              <w:t xml:space="preserve">Employee Interface Schema (EMP)</w:t>
              <w:tab/>
              <w:t xml:space="preserve">17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2.3.1</w:t>
              <w:tab/>
              <w:t xml:space="preserve">Process</w:t>
              <w:tab/>
              <w:t xml:space="preserve">17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2.3.2</w:t>
              <w:tab/>
              <w:t xml:space="preserve">Interface ID</w:t>
              <w:tab/>
              <w:t xml:space="preserve">17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2.3.3</w:t>
              <w:tab/>
              <w:t xml:space="preserve">CSV File Name</w:t>
              <w:tab/>
              <w:t xml:space="preserve">17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2.3.4</w:t>
              <w:tab/>
              <w:t xml:space="preserve">Frequency</w:t>
              <w:tab/>
              <w:t xml:space="preserve">17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2.3.5</w:t>
              <w:tab/>
              <w:t xml:space="preserve">Volume</w:t>
              <w:tab/>
              <w:t xml:space="preserve">17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2.3.6</w:t>
              <w:tab/>
              <w:t xml:space="preserve">Integration Methodology</w:t>
              <w:tab/>
              <w:t xml:space="preserve">17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2.3.7</w:t>
              <w:tab/>
              <w:t xml:space="preserve">Field Mapping and Data</w:t>
              <w:tab/>
              <w:t xml:space="preserve">17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2.3.8</w:t>
              <w:tab/>
              <w:t xml:space="preserve">Source Data Filter</w:t>
              <w:tab/>
              <w:t xml:space="preserve">18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2.3.9</w:t>
              <w:tab/>
              <w:t xml:space="preserve">Column Mapping</w:t>
              <w:tab/>
              <w:t xml:space="preserve">18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w:t>
              <w:tab/>
              <w:t xml:space="preserve">Equipment Interface Schema (EQP)</w:t>
              <w:tab/>
              <w:t xml:space="preserve">18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2.4.1</w:t>
              <w:tab/>
              <w:t xml:space="preserve">Process</w:t>
              <w:tab/>
              <w:t xml:space="preserve">18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2.4.2</w:t>
              <w:tab/>
              <w:t xml:space="preserve">Interface ID</w:t>
              <w:tab/>
              <w:t xml:space="preserve">19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2.4.3</w:t>
              <w:tab/>
              <w:t xml:space="preserve">CSV File Name</w:t>
              <w:tab/>
              <w:t xml:space="preserve">19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2.4.4</w:t>
              <w:tab/>
              <w:t xml:space="preserve">Frequency</w:t>
              <w:tab/>
              <w:t xml:space="preserve">19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2.4.5</w:t>
              <w:tab/>
              <w:t xml:space="preserve">Volume</w:t>
              <w:tab/>
              <w:t xml:space="preserve">19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2.4.6</w:t>
              <w:tab/>
              <w:t xml:space="preserve">Integration Methodology</w:t>
              <w:tab/>
              <w:t xml:space="preserve">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2.4.7</w:t>
              <w:tab/>
              <w:t xml:space="preserve">Field Mapping and Data</w:t>
              <w:tab/>
              <w:t xml:space="preserve">19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2.4.8</w:t>
              <w:tab/>
              <w:t xml:space="preserve">Source Data Filter</w:t>
              <w:tab/>
              <w:t xml:space="preserve">19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2.4.9</w:t>
              <w:tab/>
              <w:t xml:space="preserve">Column Mapping</w:t>
              <w:tab/>
              <w:t xml:space="preserve">19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w:t>
              <w:tab/>
              <w:t xml:space="preserve">Material Interface Schema (MAT)</w:t>
              <w:tab/>
              <w:t xml:space="preserve">21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2.5.1</w:t>
              <w:tab/>
              <w:t xml:space="preserve">Process</w:t>
              <w:tab/>
              <w:t xml:space="preserve">21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2.5.2</w:t>
              <w:tab/>
              <w:t xml:space="preserve">Interface ID</w:t>
              <w:tab/>
              <w:t xml:space="preserve">21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2.5.3</w:t>
              <w:tab/>
              <w:t xml:space="preserve">CSV File Name</w:t>
              <w:tab/>
              <w:t xml:space="preserve">21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2.5.4</w:t>
              <w:tab/>
              <w:t xml:space="preserve">Frequency</w:t>
              <w:tab/>
              <w:t xml:space="preserve">21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2.5.5</w:t>
              <w:tab/>
              <w:t xml:space="preserve">Volume</w:t>
              <w:tab/>
              <w:t xml:space="preserve">21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2.5.6</w:t>
              <w:tab/>
              <w:t xml:space="preserve">Integration Methodology</w:t>
              <w:tab/>
              <w:t xml:space="preserve">22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2.5.7</w:t>
              <w:tab/>
              <w:t xml:space="preserve">Field Mapping and Data</w:t>
              <w:tab/>
              <w:t xml:space="preserve">22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2.5.8</w:t>
              <w:tab/>
              <w:t xml:space="preserve">Source Data Filter</w:t>
              <w:tab/>
              <w:t xml:space="preserve">22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2.5.9</w:t>
              <w:tab/>
              <w:t xml:space="preserve">Column Mapping</w:t>
              <w:tab/>
              <w:t xml:space="preserve">22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w:t>
              <w:tab/>
              <w:t xml:space="preserve">Task Interface Schema (TASK)</w:t>
              <w:tab/>
              <w:t xml:space="preserve">24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w:t>
              <w:tab/>
              <w:t xml:space="preserve">Process</w:t>
              <w:tab/>
              <w:t xml:space="preserve">24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2.6.1.1</w:t>
              <w:tab/>
              <w:t xml:space="preserve">Create Task Order</w:t>
              <w:tab/>
              <w:t xml:space="preserve">24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2.6.1.2</w:t>
              <w:tab/>
              <w:t xml:space="preserve">Close Task Order</w:t>
              <w:tab/>
              <w:t xml:space="preserve">24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2.6.1.3</w:t>
              <w:tab/>
              <w:t xml:space="preserve">Reopen Task Order</w:t>
              <w:tab/>
              <w:t xml:space="preserve">25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2.6.2</w:t>
              <w:tab/>
              <w:t xml:space="preserve">Security</w:t>
              <w:tab/>
              <w:t xml:space="preserve">25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2.6.3</w:t>
              <w:tab/>
              <w:t xml:space="preserve">Frequency</w:t>
              <w:tab/>
              <w:t xml:space="preserve">25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2.6.4</w:t>
              <w:tab/>
              <w:t xml:space="preserve">Volume</w:t>
              <w:tab/>
              <w:t xml:space="preserve">25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2.6.5</w:t>
              <w:tab/>
              <w:t xml:space="preserve">Integration methodology</w:t>
              <w:tab/>
              <w:t xml:space="preserve">25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2.6.6</w:t>
              <w:tab/>
              <w:t xml:space="preserve">Field Mappings</w:t>
              <w:tab/>
              <w:t xml:space="preserve">25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2.6.6.1</w:t>
              <w:tab/>
              <w:t xml:space="preserve">Create Task Orders</w:t>
              <w:tab/>
              <w:t xml:space="preserve">25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2.6.6.2</w:t>
              <w:tab/>
              <w:t xml:space="preserve">Close Task Orders</w:t>
              <w:tab/>
              <w:t xml:space="preserve">26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2.6.6.3</w:t>
              <w:tab/>
              <w:t xml:space="preserve">Reopen Task Orders</w:t>
              <w:tab/>
              <w:t xml:space="preserve">27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2.6.7</w:t>
              <w:tab/>
              <w:t xml:space="preserve">Mockups</w:t>
              <w:tab/>
              <w:t xml:space="preserve">27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w:t>
              <w:tab/>
              <w:t xml:space="preserve">Cost Interface Schema (COST)</w:t>
              <w:tab/>
              <w:t xml:space="preserve">31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2.7.1</w:t>
              <w:tab/>
              <w:t xml:space="preserve">Process</w:t>
              <w:tab/>
              <w:t xml:space="preserve">31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2.7.2</w:t>
              <w:tab/>
              <w:t xml:space="preserve">Interface IDs</w:t>
              <w:tab/>
              <w:t xml:space="preserve">32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2.7.3</w:t>
              <w:tab/>
              <w:t xml:space="preserve">CSV File Name</w:t>
              <w:tab/>
              <w:t xml:space="preserve">32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2.7.4</w:t>
              <w:tab/>
              <w:t xml:space="preserve">Frequency</w:t>
              <w:tab/>
              <w:t xml:space="preserve">32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uee7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2.7.5</w:t>
              <w:tab/>
              <w:t xml:space="preserve">Volume:</w:t>
              <w:tab/>
              <w:t xml:space="preserve">32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2.7.6</w:t>
              <w:tab/>
              <w:t xml:space="preserve">Integration Methodology</w:t>
              <w:tab/>
              <w:t xml:space="preserve">32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zc72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2.7.7</w:t>
              <w:tab/>
              <w:t xml:space="preserve">Field Mapping and Data:</w:t>
              <w:tab/>
              <w:t xml:space="preserve">32</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2.7.8</w:t>
              <w:tab/>
              <w:t xml:space="preserve">Source Data Filter:</w:t>
              <w:tab/>
              <w:t xml:space="preserve">32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2.7.9</w:t>
              <w:tab/>
              <w:t xml:space="preserve">Column Mapping</w:t>
              <w:tab/>
              <w:t xml:space="preserve">32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2.7.10</w:t>
              <w:tab/>
              <w:t xml:space="preserve">Mockups</w:t>
              <w:tab/>
              <w:t xml:space="preserve">36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tnz0s">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3</w:t>
            </w:r>
          </w:hyperlink>
          <w:hyperlink w:anchor="_heading=h.3jtnz0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_heading=h.3jtnz0s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Integration Execution</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yy98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tab/>
              <w:t xml:space="preserve">Scheduling</w:t>
              <w:tab/>
              <w:t xml:space="preserve">37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w:t>
              <w:tab/>
              <w:t xml:space="preserve">Daily Schedule</w:t>
              <w:tab/>
              <w:t xml:space="preserve">38</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d96cc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3.1.2</w:t>
              <w:tab/>
              <w:t xml:space="preserve">Manual Scheduling</w:t>
              <w:tab/>
              <w:t xml:space="preserve">39</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bj1y3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w:t>
              <w:tab/>
              <w:t xml:space="preserve">Error Logging</w:t>
              <w:tab/>
              <w:t xml:space="preserve">41</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12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43i4a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3.2.1</w:t>
              <w:tab/>
              <w:t xml:space="preserve">Log Folder Location</w:t>
              <w:tab/>
              <w:t xml:space="preserve">42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8seh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w:t>
              <w:tab/>
              <w:t xml:space="preserve">Error Handling</w:t>
              <w:tab/>
              <w:t xml:space="preserve">42</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38fx5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w:t>
              <w:tab/>
              <w:t xml:space="preserve">Archive Files</w:t>
              <w:tab/>
              <w:t xml:space="preserve">42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12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idq7d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w:t>
              <w:tab/>
              <w:t xml:space="preserve">E-mail Notification</w:t>
              <w:tab/>
              <w:t xml:space="preserve">43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sw3ci">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w:t>
            </w:r>
          </w:hyperlink>
          <w:hyperlink w:anchor="_heading=h.1vsw3c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_heading=h.1vsw3ci \h </w:instrText>
            <w:fldChar w:fldCharType="separate"/>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Glossary of Terms</w:t>
            <w:tab/>
            <w:t xml:space="preserve">45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12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r w:rsidDel="00000000" w:rsidR="00000000" w:rsidRPr="00000000">
        <w:rPr>
          <w:rFonts w:ascii="Calibri" w:cs="Calibri" w:eastAsia="Calibri" w:hAnsi="Calibri"/>
          <w:b w:val="0"/>
          <w:i w:val="0"/>
          <w:smallCaps w:val="0"/>
          <w:strike w:val="0"/>
          <w:color w:val="349dd7"/>
          <w:sz w:val="32"/>
          <w:szCs w:val="32"/>
          <w:u w:val="none"/>
          <w:shd w:fill="auto" w:val="clear"/>
          <w:vertAlign w:val="baseline"/>
          <w:rtl w:val="0"/>
        </w:rPr>
        <w:t xml:space="preserve">Table of Figures</w:t>
      </w:r>
    </w:p>
    <w:sdt>
      <w:sdtPr>
        <w:docPartObj>
          <w:docPartGallery w:val="Table of Contents"/>
          <w:docPartUnique w:val="1"/>
        </w:docPartObj>
      </w:sdtPr>
      <w:sdtContent>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 – Hierarchy of Budget Structure 40 and 95</w:t>
              <w:tab/>
              <w:t xml:space="preserve">13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2 - Account Codes UI Mockup</w:t>
              <w:tab/>
              <w:t xml:space="preserve">17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 – Submit Task Button on the Task Form</w:t>
              <w:tab/>
              <w:t xml:space="preserve">28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4 - Submit Task Button on Task Grid View With Possibility of Multiple Tasks Selected</w:t>
              <w:tab/>
              <w:t xml:space="preserve">29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5 - Close Task Button on Task Form</w:t>
              <w:tab/>
              <w:t xml:space="preserve">29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6 - Close Task Button on Task Grid View with Possibility of Multiple Tasks Selected</w:t>
              <w:tab/>
              <w:t xml:space="preserve">30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7 - Reopen Task Button on Task Form</w:t>
              <w:tab/>
              <w:t xml:space="preserve">30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8 - Reopen Task Button on Task Grid View with Possibility of Multiple Tasks Selected</w:t>
              <w:tab/>
              <w:t xml:space="preserve">31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9 - Submit Task action failure message due to Invalid Account Code</w:t>
              <w:tab/>
              <w:t xml:space="preserve">31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koq65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10 - Actual Cost UI Mockup - 1</w:t>
              <w:tab/>
              <w:t xml:space="preserve">38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11 - Actual Cost UI Mockup - 2</w:t>
              <w:tab/>
              <w:t xml:space="preserve">39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12 - OM WV Integrations Daily Schedule</w:t>
              <w:tab/>
              <w:t xml:space="preserve">40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13 - Windows Task Scheduler</w:t>
              <w:tab/>
              <w:t xml:space="preserve">41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ce457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14 - Windows Task Scheduler - General Tab</w:t>
              <w:tab/>
              <w:t xml:space="preserve">41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jeff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15 - Windows Task Scheduler - Trigger Tab</w:t>
              <w:tab/>
              <w:t xml:space="preserve">42</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16 - Sample Error in Error Logs</w:t>
              <w:tab/>
              <w:t xml:space="preserve">43</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anzqy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17 - Sample Info in Error Logs</w:t>
              <w:tab/>
              <w:t xml:space="preserve">43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ta16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18 - Sample Info in Error Logs</w:t>
              <w:tab/>
              <w:t xml:space="preserve">43</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19 - Sample Trace in Error Logs</w:t>
              <w:tab/>
              <w:t xml:space="preserve">43</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y7u2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20- Sample Warning In Error Logs</w:t>
              <w:tab/>
              <w:t xml:space="preserve">43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2ddq1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21 – Email - Integration Complete (Part 1)</w:t>
              <w:tab/>
              <w:t xml:space="preserve">45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hio09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22 - Email - Integration Complete (Part 2)</w:t>
              <w:tab/>
              <w:t xml:space="preserve">45</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nyag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23 – Email - Integration Failed</w:t>
              <w:tab/>
              <w:t xml:space="preserve">46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gnlt4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24 - Email - CSV File Missing</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rPr/>
        <w:sectPr>
          <w:headerReference r:id="rId16" w:type="first"/>
          <w:type w:val="nextPage"/>
          <w:pgSz w:h="15840" w:w="12240" w:orient="portrait"/>
          <w:pgMar w:bottom="1440" w:top="1440" w:left="1440" w:right="1440" w:header="708" w:footer="708"/>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0"/>
          <w:i w:val="0"/>
          <w:smallCaps w:val="0"/>
          <w:strike w:val="0"/>
          <w:color w:val="349dd7"/>
          <w:sz w:val="32"/>
          <w:szCs w:val="32"/>
          <w:u w:val="none"/>
          <w:shd w:fill="auto" w:val="clear"/>
          <w:vertAlign w:val="baseline"/>
          <w:rtl w:val="0"/>
        </w:rPr>
        <w:t xml:space="preserve">Table of Tables</w:t>
      </w:r>
    </w:p>
    <w:sdt>
      <w:sdtPr>
        <w:docPartObj>
          <w:docPartGallery w:val="Table of Contents"/>
          <w:docPartUnique w:val="1"/>
        </w:docPartObj>
      </w:sdtPr>
      <w:sdtContent>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1 - Integration Interfaces Summary</w:t>
              <w:tab/>
              <w:t xml:space="preserve">10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2 - Recommended URL Part Lengths</w:t>
              <w:tab/>
              <w:t xml:space="preserve">12</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3 – White Paper Reference for Account Codes Interface</w:t>
              <w:tab/>
              <w:t xml:space="preserve">13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4 – Account Codes Field Mapping – Budget Structure 40</w:t>
              <w:tab/>
              <w:t xml:space="preserve">15</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5 – Account Codes Field Mapping – Budget Structure 95</w:t>
              <w:tab/>
              <w:t xml:space="preserve">16</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6 – Whitepaper Reference for EMP Interface</w:t>
              <w:tab/>
              <w:t xml:space="preserve">17</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7 – Field Mapping Layout – Employee</w:t>
              <w:tab/>
              <w:t xml:space="preserve">18</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8 – Whitepaper Reference – EQP Interface</w:t>
              <w:tab/>
              <w:t xml:space="preserve">19</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9 – Equipment Master Data</w:t>
              <w:tab/>
              <w:t xml:space="preserve">21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10 – Whitepaper Reference for MAT Interface</w:t>
              <w:tab/>
              <w:t xml:space="preserve">22</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11 – Material Master Data</w:t>
              <w:tab/>
              <w:t xml:space="preserve">24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12 - White Paper Reference for TASK Interface</w:t>
              <w:tab/>
              <w:t xml:space="preserve">25</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13 – CGI Financials Web Service Parameters (Create Task Order)</w:t>
              <w:tab/>
              <w:t xml:space="preserve">27</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14 – CGI Financials Web Service Parameters (Close Task Order)</w:t>
              <w:tab/>
              <w:t xml:space="preserve">27</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15 - CGI Financials Web Service Parameters (Reopen Task Order)</w:t>
              <w:tab/>
              <w:t xml:space="preserve">28</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16 - Whitepaper Reference for COST Interface</w:t>
              <w:tab/>
              <w:t xml:space="preserve">32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17 - Cost Interface Column Mapping – Common Fields in both PYRL and FIN File (Part 1)</w:t>
              <w:tab/>
              <w:t xml:space="preserve">35</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eukd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18 - Cost Interface Column Mapping – Common Fields in both PYRL and FIN File (Part 2)</w:t>
              <w:tab/>
              <w:t xml:space="preserve">36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19 - Cost Interface Column Mapping – Common Fields in both PYRL and FIN File (Part 3)</w:t>
              <w:tab/>
              <w:t xml:space="preserve">37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ljsd9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20 - Cost Interface Column Mapping – Fields Only in FIN File</w:t>
              <w:tab/>
              <w:t xml:space="preserve">38</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sjm0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21 – Glossary of Terms</w:t>
              <w:tab/>
              <w:t xml:space="preserve">47</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a346f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22 - Interface Inventory</w:t>
              <w:tab/>
              <w:t xml:space="preserve">50</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rPr/>
        <w:sectPr>
          <w:headerReference r:id="rId17" w:type="first"/>
          <w:type w:val="nextPage"/>
          <w:pgSz w:h="15840" w:w="12240" w:orient="portrait"/>
          <w:pgMar w:bottom="1440" w:top="1440" w:left="1440" w:right="1440" w:header="708" w:footer="708"/>
          <w:titlePg w:val="1"/>
        </w:sectPr>
      </w:pPr>
      <w:r w:rsidDel="00000000" w:rsidR="00000000" w:rsidRPr="00000000">
        <w:rPr>
          <w:rtl w:val="0"/>
        </w:rPr>
      </w:r>
    </w:p>
    <w:p w:rsidR="00000000" w:rsidDel="00000000" w:rsidP="00000000" w:rsidRDefault="00000000" w:rsidRPr="00000000" w14:paraId="000000CF">
      <w:pPr>
        <w:pStyle w:val="Heading1"/>
        <w:numPr>
          <w:ilvl w:val="0"/>
          <w:numId w:val="12"/>
        </w:numPr>
        <w:ind w:left="432" w:hanging="432"/>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0D0">
      <w:pPr>
        <w:rPr/>
      </w:pPr>
      <w:r w:rsidDel="00000000" w:rsidR="00000000" w:rsidRPr="00000000">
        <w:rPr>
          <w:rtl w:val="0"/>
        </w:rPr>
        <w:t xml:space="preserve">This Interface Plan documents the detailed requirements for each unique interface to be implemented between dTIMS and the WVDOH managed systems, such as wvOASIS.</w:t>
      </w:r>
    </w:p>
    <w:p w:rsidR="00000000" w:rsidDel="00000000" w:rsidP="00000000" w:rsidRDefault="00000000" w:rsidRPr="00000000" w14:paraId="000000D1">
      <w:pPr>
        <w:rPr/>
      </w:pPr>
      <w:r w:rsidDel="00000000" w:rsidR="00000000" w:rsidRPr="00000000">
        <w:rPr>
          <w:rtl w:val="0"/>
        </w:rPr>
        <w:t xml:space="preserve">This document includes the description of the schema for the planned integration between dTIMS and WVDOH systems (including wvOASIS CGI Advantage and others). References are made to the straw man proposal described in the whitepaper "Anticipated Interfaces to Support Costing on Maintenance Management System Work Orders," drafted by Mott McDonald on December 3rd, 2020. </w:t>
      </w:r>
    </w:p>
    <w:p w:rsidR="00000000" w:rsidDel="00000000" w:rsidP="00000000" w:rsidRDefault="00000000" w:rsidRPr="00000000" w14:paraId="000000D2">
      <w:pPr>
        <w:rPr/>
      </w:pPr>
      <w:r w:rsidDel="00000000" w:rsidR="00000000" w:rsidRPr="00000000">
        <w:rPr>
          <w:rtl w:val="0"/>
        </w:rPr>
        <w:t xml:space="preserve">An overview of integrations between dTIMS and wvOASIS is documented in System Detail Design Document “D1-14 - System Detail Design Document (SDDD)”. This document can further be used as a reference to map the data schema between dTIMS and wvOASIS.  </w:t>
      </w:r>
    </w:p>
    <w:p w:rsidR="00000000" w:rsidDel="00000000" w:rsidP="00000000" w:rsidRDefault="00000000" w:rsidRPr="00000000" w14:paraId="000000D3">
      <w:pPr>
        <w:widowControl w:val="1"/>
        <w:spacing w:after="0" w:before="0" w:lineRule="auto"/>
        <w:rPr>
          <w:b w:val="1"/>
          <w:color w:val="349dd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numPr>
          <w:ilvl w:val="0"/>
          <w:numId w:val="12"/>
        </w:numPr>
        <w:ind w:left="432" w:hanging="432"/>
        <w:rPr/>
      </w:pPr>
      <w:bookmarkStart w:colFirst="0" w:colLast="0" w:name="_heading=h.2et92p0" w:id="4"/>
      <w:bookmarkEnd w:id="4"/>
      <w:r w:rsidDel="00000000" w:rsidR="00000000" w:rsidRPr="00000000">
        <w:rPr>
          <w:rtl w:val="0"/>
        </w:rPr>
        <w:t xml:space="preserve">Interface </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sdt>
        <w:sdtPr>
          <w:tag w:val="goog_rdk_3"/>
        </w:sdtPr>
        <w:sdtContent>
          <w:commentRangeStart w:id="3"/>
        </w:sdtContent>
      </w:sdt>
      <w:sdt>
        <w:sdtPr>
          <w:tag w:val="goog_rdk_4"/>
        </w:sdtPr>
        <w:sdtContent>
          <w:commentRangeStart w:id="4"/>
        </w:sdtContent>
      </w:sdt>
      <w:r w:rsidDel="00000000" w:rsidR="00000000" w:rsidRPr="00000000">
        <w:rPr>
          <w:rtl w:val="0"/>
        </w:rPr>
        <w:t xml:space="preserve">Detailed Designs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5">
      <w:pPr>
        <w:rPr>
          <w:rFonts w:ascii="Quattrocento Sans" w:cs="Quattrocento Sans" w:eastAsia="Quattrocento Sans" w:hAnsi="Quattrocento Sans"/>
          <w:sz w:val="18"/>
          <w:szCs w:val="18"/>
        </w:rPr>
      </w:pPr>
      <w:r w:rsidDel="00000000" w:rsidR="00000000" w:rsidRPr="00000000">
        <w:rPr>
          <w:rtl w:val="0"/>
        </w:rPr>
        <w:t xml:space="preserve">The primary purpose for integrating TAMS and WVDOT ERP Systems is to retrieve actual costs incurred on maintenance activities, including labor, equipment, material, and other invoice costs from the state’s accounting system, wvOASIS into TAMS.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To retrieve the actual costs against Tasks in TAMS, the time entry system in HRM needs to assign time entries against a Task Order with the correct Account Codes. For a Task Order to be created in wvOASIS with the correct Account Codes, the TAMS Task with valid account codes should be submitted to wvOASIS. However, for the TAMS Task to be created with the correct Account Codes, the valid Account Codes should be sent to TAMS from wvOASIS.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bookmarkStart w:colFirst="0" w:colLast="0" w:name="_heading=h.tyjcwt" w:id="5"/>
      <w:bookmarkEnd w:id="5"/>
      <w:r w:rsidDel="00000000" w:rsidR="00000000" w:rsidRPr="00000000">
        <w:rPr>
          <w:rtl w:val="0"/>
        </w:rPr>
        <w:t xml:space="preserve">Table 1 below provides an overview of the </w:t>
      </w:r>
      <w:sdt>
        <w:sdtPr>
          <w:tag w:val="goog_rdk_5"/>
        </w:sdtPr>
        <w:sdtContent>
          <w:commentRangeStart w:id="5"/>
        </w:sdtContent>
      </w:sdt>
      <w:sdt>
        <w:sdtPr>
          <w:tag w:val="goog_rdk_6"/>
        </w:sdtPr>
        <w:sdtContent>
          <w:commentRangeStart w:id="6"/>
        </w:sdtContent>
      </w:sdt>
      <w:sdt>
        <w:sdtPr>
          <w:tag w:val="goog_rdk_7"/>
        </w:sdtPr>
        <w:sdtContent>
          <w:commentRangeStart w:id="7"/>
        </w:sdtContent>
      </w:sdt>
      <w:sdt>
        <w:sdtPr>
          <w:tag w:val="goog_rdk_8"/>
        </w:sdtPr>
        <w:sdtContent>
          <w:commentRangeStart w:id="8"/>
        </w:sdtContent>
      </w:sdt>
      <w:sdt>
        <w:sdtPr>
          <w:tag w:val="goog_rdk_9"/>
        </w:sdtPr>
        <w:sdtContent>
          <w:commentRangeStart w:id="9"/>
        </w:sdtContent>
      </w:sdt>
      <w:r w:rsidDel="00000000" w:rsidR="00000000" w:rsidRPr="00000000">
        <w:rPr>
          <w:rtl w:val="0"/>
        </w:rPr>
        <w:t xml:space="preserve">required ERP integrations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Non-ERP related integrations are listed in Table 19.</w:t>
      </w:r>
    </w:p>
    <w:p w:rsidR="00000000" w:rsidDel="00000000" w:rsidP="00000000" w:rsidRDefault="00000000" w:rsidRPr="00000000" w14:paraId="000000D9">
      <w:pPr>
        <w:ind w:left="-900" w:firstLine="0"/>
        <w:rPr/>
      </w:pPr>
      <w:r w:rsidDel="00000000" w:rsidR="00000000" w:rsidRPr="00000000">
        <w:rPr/>
        <w:drawing>
          <wp:inline distB="0" distT="0" distL="0" distR="0">
            <wp:extent cx="7167183" cy="5159453"/>
            <wp:effectExtent b="0" l="0" r="0" t="0"/>
            <wp:docPr id="2077805939"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7167183" cy="515945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1 - Integration Interfaces Summary</w:t>
      </w:r>
    </w:p>
    <w:p w:rsidR="00000000" w:rsidDel="00000000" w:rsidP="00000000" w:rsidRDefault="00000000" w:rsidRPr="00000000" w14:paraId="000000DB">
      <w:pPr>
        <w:pStyle w:val="Heading2"/>
        <w:numPr>
          <w:ilvl w:val="1"/>
          <w:numId w:val="12"/>
        </w:numPr>
        <w:ind w:left="576" w:hanging="576"/>
        <w:rPr/>
      </w:pPr>
      <w:bookmarkStart w:colFirst="0" w:colLast="0" w:name="_heading=h.1t3h5sf" w:id="7"/>
      <w:bookmarkEnd w:id="7"/>
      <w:r w:rsidDel="00000000" w:rsidR="00000000" w:rsidRPr="00000000">
        <w:rPr>
          <w:rtl w:val="0"/>
        </w:rPr>
        <w:t xml:space="preserve">File Naming Convention for Integrations Utilizing CSV and FTP </w:t>
      </w:r>
    </w:p>
    <w:p w:rsidR="00000000" w:rsidDel="00000000" w:rsidP="00000000" w:rsidRDefault="00000000" w:rsidRPr="00000000" w14:paraId="000000DC">
      <w:pPr>
        <w:rPr/>
      </w:pPr>
      <w:r w:rsidDel="00000000" w:rsidR="00000000" w:rsidRPr="00000000">
        <w:rPr>
          <w:rtl w:val="0"/>
        </w:rPr>
        <w:t xml:space="preserve">A flat file integration pattern requires a properly designed file naming convention to attach metadata necessary for a reliable and robust process. This requirement was identified in the early stages of requirement clarification and refined during requirement analysis activities.</w:t>
      </w:r>
    </w:p>
    <w:p w:rsidR="00000000" w:rsidDel="00000000" w:rsidP="00000000" w:rsidRDefault="00000000" w:rsidRPr="00000000" w14:paraId="000000DD">
      <w:pPr>
        <w:pStyle w:val="Heading3"/>
        <w:numPr>
          <w:ilvl w:val="2"/>
          <w:numId w:val="12"/>
        </w:numPr>
        <w:ind w:left="720" w:hanging="720"/>
        <w:rPr/>
      </w:pPr>
      <w:bookmarkStart w:colFirst="0" w:colLast="0" w:name="_heading=h.4d34og8" w:id="8"/>
      <w:bookmarkEnd w:id="8"/>
      <w:r w:rsidDel="00000000" w:rsidR="00000000" w:rsidRPr="00000000">
        <w:rPr>
          <w:rtl w:val="0"/>
        </w:rPr>
        <w:t xml:space="preserve">Initial Design</w:t>
      </w:r>
    </w:p>
    <w:p w:rsidR="00000000" w:rsidDel="00000000" w:rsidP="00000000" w:rsidRDefault="00000000" w:rsidRPr="00000000" w14:paraId="000000DE">
      <w:pPr>
        <w:rPr/>
      </w:pPr>
      <w:r w:rsidDel="00000000" w:rsidR="00000000" w:rsidRPr="00000000">
        <w:rPr>
          <w:rtl w:val="0"/>
        </w:rPr>
        <w:t xml:space="preserve">The integration working group produced an initial design focused on the functional requirements during the requirement clarification stages:</w:t>
      </w:r>
    </w:p>
    <w:p w:rsidR="00000000" w:rsidDel="00000000" w:rsidP="00000000" w:rsidRDefault="00000000" w:rsidRPr="00000000" w14:paraId="000000DF">
      <w:pPr>
        <w:rPr>
          <w:rFonts w:ascii="Calibri" w:cs="Calibri" w:eastAsia="Calibri" w:hAnsi="Calibri"/>
          <w:i w:val="1"/>
          <w:color w:val="404040"/>
        </w:rPr>
      </w:pPr>
      <w:r w:rsidDel="00000000" w:rsidR="00000000" w:rsidRPr="00000000">
        <w:rPr>
          <w:rFonts w:ascii="Calibri" w:cs="Calibri" w:eastAsia="Calibri" w:hAnsi="Calibri"/>
          <w:i w:val="1"/>
          <w:color w:val="404040"/>
          <w:rtl w:val="0"/>
        </w:rPr>
        <w:t xml:space="preserve">Pattern: &lt;INTERFACE IDENTIFIER&gt;_&lt;SYSTEM&gt;_&lt;DEPT_CD&gt;_&lt;FUNCTION&gt;_&lt;TIMESTAMP&gt;.csv</w:t>
      </w:r>
    </w:p>
    <w:p w:rsidR="00000000" w:rsidDel="00000000" w:rsidP="00000000" w:rsidRDefault="00000000" w:rsidRPr="00000000" w14:paraId="000000E0">
      <w:pPr>
        <w:rPr>
          <w:rFonts w:ascii="Calibri" w:cs="Calibri" w:eastAsia="Calibri" w:hAnsi="Calibri"/>
          <w:i w:val="1"/>
          <w:color w:val="404040"/>
        </w:rPr>
      </w:pPr>
      <w:r w:rsidDel="00000000" w:rsidR="00000000" w:rsidRPr="00000000">
        <w:rPr>
          <w:rFonts w:ascii="Calibri" w:cs="Calibri" w:eastAsia="Calibri" w:hAnsi="Calibri"/>
          <w:i w:val="1"/>
          <w:color w:val="404040"/>
          <w:rtl w:val="0"/>
        </w:rPr>
        <w:t xml:space="preserve">Example: </w:t>
      </w:r>
      <w:sdt>
        <w:sdtPr>
          <w:tag w:val="goog_rdk_10"/>
        </w:sdtPr>
        <w:sdtContent>
          <w:commentRangeStart w:id="10"/>
        </w:sdtContent>
      </w:sdt>
      <w:sdt>
        <w:sdtPr>
          <w:tag w:val="goog_rdk_11"/>
        </w:sdtPr>
        <w:sdtContent>
          <w:commentRangeStart w:id="11"/>
        </w:sdtContent>
      </w:sdt>
      <w:sdt>
        <w:sdtPr>
          <w:tag w:val="goog_rdk_12"/>
        </w:sdtPr>
        <w:sdtContent>
          <w:commentRangeStart w:id="12"/>
        </w:sdtContent>
      </w:sdt>
      <w:sdt>
        <w:sdtPr>
          <w:tag w:val="goog_rdk_13"/>
        </w:sdtPr>
        <w:sdtContent>
          <w:commentRangeStart w:id="13"/>
        </w:sdtContent>
      </w:sdt>
      <w:r w:rsidDel="00000000" w:rsidR="00000000" w:rsidRPr="00000000">
        <w:rPr>
          <w:rFonts w:ascii="Calibri" w:cs="Calibri" w:eastAsia="Calibri" w:hAnsi="Calibri"/>
          <w:i w:val="1"/>
          <w:color w:val="404040"/>
          <w:rtl w:val="0"/>
        </w:rPr>
        <w:t xml:space="preserve">I.XXX_OM_0803_ACC</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Fonts w:ascii="Calibri" w:cs="Calibri" w:eastAsia="Calibri" w:hAnsi="Calibri"/>
          <w:i w:val="1"/>
          <w:color w:val="404040"/>
          <w:rtl w:val="0"/>
        </w:rPr>
        <w:t xml:space="preserve">_20230209141500.csv</w:t>
      </w:r>
    </w:p>
    <w:p w:rsidR="00000000" w:rsidDel="00000000" w:rsidP="00000000" w:rsidRDefault="00000000" w:rsidRPr="00000000" w14:paraId="000000E1">
      <w:pPr>
        <w:rPr>
          <w:rFonts w:ascii="Calibri" w:cs="Calibri" w:eastAsia="Calibri" w:hAnsi="Calibri"/>
          <w:i w:val="0"/>
          <w:color w:val="404040"/>
        </w:rPr>
      </w:pPr>
      <w:r w:rsidDel="00000000" w:rsidR="00000000" w:rsidRPr="00000000">
        <w:rPr>
          <w:rFonts w:ascii="Calibri" w:cs="Calibri" w:eastAsia="Calibri" w:hAnsi="Calibri"/>
          <w:i w:val="0"/>
          <w:color w:val="404040"/>
          <w:rtl w:val="0"/>
        </w:rPr>
        <w:t xml:space="preserve">Where:</w:t>
      </w:r>
    </w:p>
    <w:p w:rsidR="00000000" w:rsidDel="00000000" w:rsidP="00000000" w:rsidRDefault="00000000" w:rsidRPr="00000000" w14:paraId="000000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INTERFACE IDENTIFIER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first node is the unique interface ID (e.g., I.001).</w:t>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second node is the two-character target system component name (OM = O Maintenance).</w:t>
      </w:r>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DEPT_CD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third node is the four-character wvOASIS Department Code of the Department requesting the interface (0803 = Division of Highways). </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fourth node is the functionality the file is using (</w:t>
      </w:r>
      <w:sdt>
        <w:sdtPr>
          <w:tag w:val="goog_rdk_14"/>
        </w:sdtPr>
        <w:sdtContent>
          <w:commentRangeStart w:id="14"/>
        </w:sdtContent>
      </w:sdt>
      <w:sdt>
        <w:sdtPr>
          <w:tag w:val="goog_rdk_15"/>
        </w:sdtPr>
        <w:sdtContent>
          <w:commentRangeStart w:id="15"/>
        </w:sdtContent>
      </w:sdt>
      <w:sdt>
        <w:sdtPr>
          <w:tag w:val="goog_rdk_16"/>
        </w:sdtPr>
        <w:sdtContent>
          <w:commentRangeStart w:id="16"/>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YYYYMMDDHH24MISS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fifth node is the date and time when the interface source file is created. The timestamp node allows multiple files to be sent on the same day. The hours are stated using a 24-hour clock (e.g., 20230209141500 is 02/09/2023 at 2:15 pm).</w:t>
      </w:r>
    </w:p>
    <w:p w:rsidR="00000000" w:rsidDel="00000000" w:rsidP="00000000" w:rsidRDefault="00000000" w:rsidRPr="00000000" w14:paraId="000000E7">
      <w:pPr>
        <w:pStyle w:val="Heading3"/>
        <w:numPr>
          <w:ilvl w:val="2"/>
          <w:numId w:val="12"/>
        </w:numPr>
        <w:ind w:left="720" w:hanging="720"/>
        <w:rPr/>
      </w:pPr>
      <w:bookmarkStart w:colFirst="0" w:colLast="0" w:name="_heading=h.2s8eyo1" w:id="9"/>
      <w:bookmarkEnd w:id="9"/>
      <w:r w:rsidDel="00000000" w:rsidR="00000000" w:rsidRPr="00000000">
        <w:rPr>
          <w:rtl w:val="0"/>
        </w:rPr>
        <w:t xml:space="preserve">Requirement Analysis</w:t>
      </w:r>
    </w:p>
    <w:p w:rsidR="00000000" w:rsidDel="00000000" w:rsidP="00000000" w:rsidRDefault="00000000" w:rsidRPr="00000000" w14:paraId="000000E8">
      <w:pPr>
        <w:rPr/>
      </w:pPr>
      <w:r w:rsidDel="00000000" w:rsidR="00000000" w:rsidRPr="00000000">
        <w:rPr>
          <w:rtl w:val="0"/>
        </w:rPr>
        <w:t xml:space="preserve">Further analysis identified additional non-functional requirements:</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need for file consistency verification. The integration depends on the completeness of the files transmitted. This should take between 16-32 characters depending on the function used.</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need to consider the total path length. Typically, most FTP Server implementations support approximately 250 characters before requiring configuration changes.</w:t>
      </w:r>
    </w:p>
    <w:p w:rsidR="00000000" w:rsidDel="00000000" w:rsidP="00000000" w:rsidRDefault="00000000" w:rsidRPr="00000000" w14:paraId="000000EB">
      <w:pPr>
        <w:widowControl w:val="1"/>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3"/>
        <w:numPr>
          <w:ilvl w:val="2"/>
          <w:numId w:val="12"/>
        </w:numPr>
        <w:ind w:left="720" w:hanging="720"/>
        <w:rPr/>
      </w:pPr>
      <w:bookmarkStart w:colFirst="0" w:colLast="0" w:name="_heading=h.17dp8vu" w:id="10"/>
      <w:bookmarkEnd w:id="10"/>
      <w:r w:rsidDel="00000000" w:rsidR="00000000" w:rsidRPr="00000000">
        <w:rPr>
          <w:rtl w:val="0"/>
        </w:rPr>
        <w:t xml:space="preserve">Planned Naming Convention</w:t>
      </w:r>
    </w:p>
    <w:p w:rsidR="00000000" w:rsidDel="00000000" w:rsidP="00000000" w:rsidRDefault="00000000" w:rsidRPr="00000000" w14:paraId="000000ED">
      <w:pPr>
        <w:rPr/>
      </w:pPr>
      <w:r w:rsidDel="00000000" w:rsidR="00000000" w:rsidRPr="00000000">
        <w:rPr>
          <w:rtl w:val="0"/>
        </w:rPr>
        <w:t xml:space="preserve">Considering the previous functional and non-functional requirements, Deighton recommends the following naming convention be used for all CSV over FTP integrations:</w:t>
      </w:r>
    </w:p>
    <w:p w:rsidR="00000000" w:rsidDel="00000000" w:rsidP="00000000" w:rsidRDefault="00000000" w:rsidRPr="00000000" w14:paraId="000000EE">
      <w:pPr>
        <w:rPr>
          <w:rFonts w:ascii="Calibri" w:cs="Calibri" w:eastAsia="Calibri" w:hAnsi="Calibri"/>
          <w:i w:val="1"/>
          <w:color w:val="404040"/>
        </w:rPr>
      </w:pPr>
      <w:r w:rsidDel="00000000" w:rsidR="00000000" w:rsidRPr="00000000">
        <w:rPr>
          <w:rFonts w:ascii="Calibri" w:cs="Calibri" w:eastAsia="Calibri" w:hAnsi="Calibri"/>
          <w:i w:val="1"/>
          <w:color w:val="404040"/>
          <w:rtl w:val="0"/>
        </w:rPr>
        <w:t xml:space="preserve">Pattern: sftp://&lt;hostname:port&gt;/directory/structure/&lt;Interface Identifier&gt;_&lt;timestamp&gt;_&lt;file hash&gt;.csv</w:t>
      </w:r>
    </w:p>
    <w:p w:rsidR="00000000" w:rsidDel="00000000" w:rsidP="00000000" w:rsidRDefault="00000000" w:rsidRPr="00000000" w14:paraId="000000EF">
      <w:pPr>
        <w:rPr/>
      </w:pPr>
      <w:r w:rsidDel="00000000" w:rsidR="00000000" w:rsidRPr="00000000">
        <w:rPr>
          <w:rFonts w:ascii="Calibri" w:cs="Calibri" w:eastAsia="Calibri" w:hAnsi="Calibri"/>
          <w:i w:val="1"/>
          <w:color w:val="404040"/>
          <w:rtl w:val="0"/>
        </w:rPr>
        <w:t xml:space="preserve">Example: sftp://hostname:22/oasis_example/acc/ACC_20230209141500_1234567890abcdef.csv</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Table 2 below outlines the recommended lengths for each part of the URL.</w:t>
      </w:r>
      <w:r w:rsidDel="00000000" w:rsidR="00000000" w:rsidRPr="00000000">
        <w:drawing>
          <wp:anchor allowOverlap="1" behindDoc="0" distB="0" distT="0" distL="114300" distR="114300" hidden="0" layoutInCell="1" locked="0" relativeHeight="0" simplePos="0">
            <wp:simplePos x="0" y="0"/>
            <wp:positionH relativeFrom="column">
              <wp:posOffset>1230312</wp:posOffset>
            </wp:positionH>
            <wp:positionV relativeFrom="paragraph">
              <wp:posOffset>200452</wp:posOffset>
            </wp:positionV>
            <wp:extent cx="3482975" cy="1367790"/>
            <wp:effectExtent b="0" l="0" r="0" t="0"/>
            <wp:wrapTopAndBottom distB="0" distT="0"/>
            <wp:docPr id="207780590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82975" cy="1367790"/>
                    </a:xfrm>
                    <a:prstGeom prst="rect"/>
                    <a:ln/>
                  </pic:spPr>
                </pic:pic>
              </a:graphicData>
            </a:graphic>
          </wp:anchor>
        </w:draw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2 - Recommended URL Part Lengths</w:t>
      </w:r>
    </w:p>
    <w:p w:rsidR="00000000" w:rsidDel="00000000" w:rsidP="00000000" w:rsidRDefault="00000000" w:rsidRPr="00000000" w14:paraId="000000F2">
      <w:pPr>
        <w:widowControl w:val="1"/>
        <w:spacing w:after="0" w:before="0" w:lineRule="auto"/>
        <w:rPr>
          <w:color w:val="349dd7"/>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numPr>
          <w:ilvl w:val="1"/>
          <w:numId w:val="12"/>
        </w:numPr>
        <w:ind w:left="576" w:hanging="576"/>
        <w:rPr/>
      </w:pPr>
      <w:bookmarkStart w:colFirst="0" w:colLast="0" w:name="_heading=h.26in1rg" w:id="12"/>
      <w:bookmarkEnd w:id="12"/>
      <w:r w:rsidDel="00000000" w:rsidR="00000000" w:rsidRPr="00000000">
        <w:rPr>
          <w:rtl w:val="0"/>
        </w:rPr>
        <w:t xml:space="preserve">Account Codes Interface Schema (</w:t>
      </w:r>
      <w:sdt>
        <w:sdtPr>
          <w:tag w:val="goog_rdk_17"/>
        </w:sdtPr>
        <w:sdtContent>
          <w:commentRangeStart w:id="17"/>
        </w:sdtContent>
      </w:sdt>
      <w:sdt>
        <w:sdtPr>
          <w:tag w:val="goog_rdk_18"/>
        </w:sdtPr>
        <w:sdtContent>
          <w:commentRangeStart w:id="18"/>
        </w:sdtContent>
      </w:sdt>
      <w:sdt>
        <w:sdtPr>
          <w:tag w:val="goog_rdk_19"/>
        </w:sdtPr>
        <w:sdtContent>
          <w:commentRangeStart w:id="19"/>
        </w:sdtContent>
      </w:sdt>
      <w:r w:rsidDel="00000000" w:rsidR="00000000" w:rsidRPr="00000000">
        <w:rPr>
          <w:rtl w:val="0"/>
        </w:rPr>
        <w:t xml:space="preserve">ACC</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w:t>
      </w:r>
      <w:sdt>
        <w:sdtPr>
          <w:tag w:val="goog_rdk_20"/>
        </w:sdtPr>
        <w:sdtContent>
          <w:commentRangeStart w:id="20"/>
        </w:sdtContent>
      </w:sdt>
      <w:sdt>
        <w:sdtPr>
          <w:tag w:val="goog_rdk_21"/>
        </w:sdtPr>
        <w:sdtContent>
          <w:commentRangeStart w:id="21"/>
        </w:sdtContent>
      </w:sdt>
      <w:sdt>
        <w:sdtPr>
          <w:tag w:val="goog_rdk_22"/>
        </w:sdtPr>
        <w:sdtContent>
          <w:commentRangeStart w:id="22"/>
        </w:sdtContent>
      </w:sdt>
      <w:r w:rsidDel="00000000" w:rsidR="00000000" w:rsidRPr="00000000">
        <w:rPr>
          <w:rtl w:val="0"/>
        </w:rPr>
      </w:r>
    </w:p>
    <w:p w:rsidR="00000000" w:rsidDel="00000000" w:rsidP="00000000" w:rsidRDefault="00000000" w:rsidRPr="00000000" w14:paraId="000000F4">
      <w:pPr>
        <w:rPr/>
      </w:pP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Table 3 below outlines valid account codes and how they are transmitted into the OM software.</w:t>
      </w:r>
    </w:p>
    <w:p w:rsidR="00000000" w:rsidDel="00000000" w:rsidP="00000000" w:rsidRDefault="00000000" w:rsidRPr="00000000" w14:paraId="000000F5">
      <w:pPr>
        <w:rPr/>
      </w:pPr>
      <w:r w:rsidDel="00000000" w:rsidR="00000000" w:rsidRPr="00000000">
        <w:rPr/>
        <w:drawing>
          <wp:inline distB="0" distT="0" distL="0" distR="0">
            <wp:extent cx="5943600" cy="728980"/>
            <wp:effectExtent b="0" l="0" r="0" t="0"/>
            <wp:docPr id="2077805941"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5943600" cy="72898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3 – White Paper Reference for Account Codes Interface</w:t>
      </w:r>
    </w:p>
    <w:p w:rsidR="00000000" w:rsidDel="00000000" w:rsidP="00000000" w:rsidRDefault="00000000" w:rsidRPr="00000000" w14:paraId="000000F7">
      <w:pPr>
        <w:rPr/>
      </w:pPr>
      <w:r w:rsidDel="00000000" w:rsidR="00000000" w:rsidRPr="00000000">
        <w:rPr>
          <w:rtl w:val="0"/>
        </w:rPr>
        <w:t xml:space="preserve">As shown in Figure 1 below, the interface imports valid account code combinations from wvOASIS to dTIMS OM. Account codes in WVDOT are related to each other in the </w:t>
      </w:r>
      <w:sdt>
        <w:sdtPr>
          <w:tag w:val="goog_rdk_23"/>
        </w:sdtPr>
        <w:sdtContent>
          <w:commentRangeStart w:id="23"/>
        </w:sdtContent>
      </w:sdt>
      <w:sdt>
        <w:sdtPr>
          <w:tag w:val="goog_rdk_24"/>
        </w:sdtPr>
        <w:sdtContent>
          <w:commentRangeStart w:id="24"/>
        </w:sdtContent>
      </w:sdt>
      <w:sdt>
        <w:sdtPr>
          <w:tag w:val="goog_rdk_25"/>
        </w:sdtPr>
        <w:sdtContent>
          <w:commentRangeStart w:id="25"/>
        </w:sdtContent>
      </w:sdt>
      <w:r w:rsidDel="00000000" w:rsidR="00000000" w:rsidRPr="00000000">
        <w:rPr>
          <w:rtl w:val="0"/>
        </w:rPr>
        <w:t xml:space="preserve">following hierarchy</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t xml:space="preserve">: </w:t>
      </w:r>
    </w:p>
    <w:p w:rsidR="00000000" w:rsidDel="00000000" w:rsidP="00000000" w:rsidRDefault="00000000" w:rsidRPr="00000000" w14:paraId="000000F8">
      <w:pPr>
        <w:keepNext w:val="1"/>
        <w:jc w:val="center"/>
        <w:rPr/>
      </w:pPr>
      <w:r w:rsidDel="00000000" w:rsidR="00000000" w:rsidRPr="00000000">
        <w:rPr/>
        <w:drawing>
          <wp:inline distB="0" distT="0" distL="0" distR="0">
            <wp:extent cx="4693086" cy="2069069"/>
            <wp:effectExtent b="0" l="0" r="0" t="0"/>
            <wp:docPr descr="Diagram&#10;&#10;Description automatically generated" id="2077805940" name="image52.png"/>
            <a:graphic>
              <a:graphicData uri="http://schemas.openxmlformats.org/drawingml/2006/picture">
                <pic:pic>
                  <pic:nvPicPr>
                    <pic:cNvPr descr="Diagram&#10;&#10;Description automatically generated" id="0" name="image52.png"/>
                    <pic:cNvPicPr preferRelativeResize="0"/>
                  </pic:nvPicPr>
                  <pic:blipFill>
                    <a:blip r:embed="rId21"/>
                    <a:srcRect b="0" l="0" r="0" t="0"/>
                    <a:stretch>
                      <a:fillRect/>
                    </a:stretch>
                  </pic:blipFill>
                  <pic:spPr>
                    <a:xfrm>
                      <a:off x="0" y="0"/>
                      <a:ext cx="4693086" cy="206906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5nkun2" w:id="14"/>
      <w:bookmarkEnd w:id="14"/>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 – Hierarchy of Budget Structure 40 and 95</w:t>
      </w:r>
    </w:p>
    <w:p w:rsidR="00000000" w:rsidDel="00000000" w:rsidP="00000000" w:rsidRDefault="00000000" w:rsidRPr="00000000" w14:paraId="000000FA">
      <w:pPr>
        <w:pStyle w:val="Heading3"/>
        <w:numPr>
          <w:ilvl w:val="2"/>
          <w:numId w:val="12"/>
        </w:numPr>
        <w:ind w:left="720" w:hanging="720"/>
        <w:rPr/>
      </w:pPr>
      <w:bookmarkStart w:colFirst="0" w:colLast="0" w:name="_heading=h.1ksv4uv" w:id="15"/>
      <w:bookmarkEnd w:id="15"/>
      <w:r w:rsidDel="00000000" w:rsidR="00000000" w:rsidRPr="00000000">
        <w:rPr>
          <w:rtl w:val="0"/>
        </w:rPr>
        <w:t xml:space="preserve">Process</w:t>
      </w:r>
    </w:p>
    <w:p w:rsidR="00000000" w:rsidDel="00000000" w:rsidP="00000000" w:rsidRDefault="00000000" w:rsidRPr="00000000" w14:paraId="000000FB">
      <w:pPr>
        <w:rPr/>
      </w:pPr>
      <w:r w:rsidDel="00000000" w:rsidR="00000000" w:rsidRPr="00000000">
        <w:rPr>
          <w:rtl w:val="0"/>
        </w:rPr>
        <w:t xml:space="preserve">Account Codes interface integrations will follow the daily CSV file integration pattern.</w:t>
      </w:r>
    </w:p>
    <w:p w:rsidR="00000000" w:rsidDel="00000000" w:rsidP="00000000" w:rsidRDefault="00000000" w:rsidRPr="00000000" w14:paraId="000000FC">
      <w:pPr>
        <w:rPr/>
      </w:pPr>
      <w:r w:rsidDel="00000000" w:rsidR="00000000" w:rsidRPr="00000000">
        <w:rPr>
          <w:rtl w:val="0"/>
        </w:rPr>
        <w:t xml:space="preserve">wvOASIS will generate one CSV file on the WVDOT FTP server for dTIMS OM to consume daily. These account codes will be assigned to a Task in OM. Tasks will then be submitted to wvOASIS as Task Orders for usage in Labor time entries and equipment and material transactions.</w:t>
      </w:r>
    </w:p>
    <w:p w:rsidR="00000000" w:rsidDel="00000000" w:rsidP="00000000" w:rsidRDefault="00000000" w:rsidRPr="00000000" w14:paraId="000000FD">
      <w:pPr>
        <w:rPr/>
      </w:pPr>
      <w:r w:rsidDel="00000000" w:rsidR="00000000" w:rsidRPr="00000000">
        <w:rPr>
          <w:rtl w:val="0"/>
        </w:rPr>
        <w:t xml:space="preserve">Each account code and their combinations will have an ‘isActive’ flag to ensure dTIMS OM users only use active combinations on a Task. wvOASIS will generate one CSV file on their FTP servers daily for dTIMS OM to consume.</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wvOASIS account codes will be imported into dTIMS OM through one CSV file named “I001_OM_0803_ACC_20230209141500.csv”. This CSV file will contain valid and unique account code combinations available in wvOASIS.</w:t>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Since wvOASIS has 2 budget structures, one with a 3-level hierarchy and another with a 4-level hierarchy, dTIMS will expect account codes in sets of three (MajorProgramId, ProgramId, PhaseId) or four (MajorProgramId, ProgramPeriodId, ProgramId, UnitId). </w:t>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The master data for Major Program, Program and Phase will be inserted in their own individual master data tables. Program Period in wvOASIS is called Fiscal Year in dTIMS. While Unit in wvOASIS is called Organization in dTIMS. Fiscal Year and Organization data is pre-populated in the dTIMS system during initial project setup and not updated through integrations as these are only updated once a year. Valid Account Code combinations are stored in the “AccountCode” table.</w:t>
      </w:r>
    </w:p>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dTIMS Integrations will expect an additional column named ‘STRUCTURE’ which signals if the account code set belongs to a budget structure “40” or “95”. Missing account code combinations will be deactivated in dTIMS. Account code master data: MajorProgram, Program, Phase, FiscalYear and Organization will never be deactivated.</w:t>
      </w:r>
    </w:p>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Assumptions:</w:t>
      </w:r>
    </w:p>
    <w:p w:rsidR="00000000" w:rsidDel="00000000" w:rsidP="00000000" w:rsidRDefault="00000000" w:rsidRPr="00000000" w14:paraId="0000010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account code combinations sent in the CSV file are unique based on the PKs noted.</w:t>
      </w:r>
    </w:p>
    <w:p w:rsidR="00000000" w:rsidDel="00000000" w:rsidP="00000000" w:rsidRDefault="00000000" w:rsidRPr="00000000" w14:paraId="000001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account code combinations sent in the CSV file are valid based on the PKs noted.</w:t>
      </w:r>
    </w:p>
    <w:p w:rsidR="00000000" w:rsidDel="00000000" w:rsidP="00000000" w:rsidRDefault="00000000" w:rsidRPr="00000000" w14:paraId="000001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 combinations will only be inserted in TAMS if all reference IDs (PPC_CD, UNIT_CD, etc.) on the record exist in the TAMS master data. If the reference IDs are missing or do not exist in the TAMS master data, the account code combination will not be inserted, and details of the account code combination record </w:t>
      </w:r>
      <w:sdt>
        <w:sdtPr>
          <w:tag w:val="goog_rdk_26"/>
        </w:sdtPr>
        <w:sdtContent>
          <w:commentRangeStart w:id="26"/>
        </w:sdtContent>
      </w:sdt>
      <w:sdt>
        <w:sdtPr>
          <w:tag w:val="goog_rdk_27"/>
        </w:sdtPr>
        <w:sdtContent>
          <w:commentRangeStart w:id="27"/>
        </w:sdtContent>
      </w:sdt>
      <w:sdt>
        <w:sdtPr>
          <w:tag w:val="goog_rdk_28"/>
        </w:sdtPr>
        <w:sdtContent>
          <w:commentRangeStart w:id="28"/>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be logged as an error</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6">
      <w:pPr>
        <w:pStyle w:val="Heading3"/>
        <w:numPr>
          <w:ilvl w:val="2"/>
          <w:numId w:val="12"/>
        </w:numPr>
        <w:ind w:left="720" w:hanging="720"/>
        <w:rPr/>
      </w:pPr>
      <w:bookmarkStart w:colFirst="0" w:colLast="0" w:name="_heading=h.44sinio" w:id="16"/>
      <w:bookmarkEnd w:id="16"/>
      <w:r w:rsidDel="00000000" w:rsidR="00000000" w:rsidRPr="00000000">
        <w:rPr>
          <w:rtl w:val="0"/>
        </w:rPr>
        <w:t xml:space="preserve">Interface ID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2jxsxqh" w:id="17"/>
      <w:bookmarkEnd w:id="1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I.389_OM_0803_ACC (Also mentioned in Appendix - Table 19)</w:t>
      </w:r>
    </w:p>
    <w:p w:rsidR="00000000" w:rsidDel="00000000" w:rsidP="00000000" w:rsidRDefault="00000000" w:rsidRPr="00000000" w14:paraId="00000108">
      <w:pPr>
        <w:pStyle w:val="Heading3"/>
        <w:numPr>
          <w:ilvl w:val="2"/>
          <w:numId w:val="12"/>
        </w:numPr>
        <w:ind w:left="720" w:hanging="720"/>
        <w:rPr/>
      </w:pPr>
      <w:bookmarkStart w:colFirst="0" w:colLast="0" w:name="_heading=h.z337ya" w:id="18"/>
      <w:bookmarkEnd w:id="18"/>
      <w:sdt>
        <w:sdtPr>
          <w:tag w:val="goog_rdk_29"/>
        </w:sdtPr>
        <w:sdtContent>
          <w:commentRangeStart w:id="29"/>
        </w:sdtContent>
      </w:sdt>
      <w:sdt>
        <w:sdtPr>
          <w:tag w:val="goog_rdk_30"/>
        </w:sdtPr>
        <w:sdtContent>
          <w:commentRangeStart w:id="30"/>
        </w:sdtContent>
      </w:sdt>
      <w:sdt>
        <w:sdtPr>
          <w:tag w:val="goog_rdk_31"/>
        </w:sdtPr>
        <w:sdtContent>
          <w:commentRangeStart w:id="31"/>
        </w:sdtContent>
      </w:sdt>
      <w:sdt>
        <w:sdtPr>
          <w:tag w:val="goog_rdk_32"/>
        </w:sdtPr>
        <w:sdtContent>
          <w:commentRangeStart w:id="32"/>
        </w:sdtContent>
      </w:sdt>
      <w:r w:rsidDel="00000000" w:rsidR="00000000" w:rsidRPr="00000000">
        <w:rPr>
          <w:rtl w:val="0"/>
        </w:rPr>
        <w:t xml:space="preserve">CSV File Name </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I.389_OM_0803_ACC_20230209141500.csv</w:t>
      </w:r>
    </w:p>
    <w:p w:rsidR="00000000" w:rsidDel="00000000" w:rsidP="00000000" w:rsidRDefault="00000000" w:rsidRPr="00000000" w14:paraId="0000010A">
      <w:pPr>
        <w:pStyle w:val="Heading3"/>
        <w:numPr>
          <w:ilvl w:val="2"/>
          <w:numId w:val="12"/>
        </w:numPr>
        <w:ind w:left="720" w:hanging="720"/>
        <w:rPr/>
      </w:pPr>
      <w:bookmarkStart w:colFirst="0" w:colLast="0" w:name="_heading=h.3j2qqm3" w:id="19"/>
      <w:bookmarkEnd w:id="19"/>
      <w:r w:rsidDel="00000000" w:rsidR="00000000" w:rsidRPr="00000000">
        <w:rPr>
          <w:rtl w:val="0"/>
        </w:rPr>
        <w:t xml:space="preserve">Frequency</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33"/>
        </w:sdtPr>
        <w:sdtContent>
          <w:commentRangeStart w:id="33"/>
        </w:sdtContent>
      </w:sdt>
      <w:sdt>
        <w:sdtPr>
          <w:tag w:val="goog_rdk_34"/>
        </w:sdtPr>
        <w:sdtContent>
          <w:commentRangeStart w:id="34"/>
        </w:sdtContent>
      </w:sdt>
      <w:sdt>
        <w:sdtPr>
          <w:tag w:val="goog_rdk_35"/>
        </w:sdtPr>
        <w:sdtContent>
          <w:commentRangeStart w:id="35"/>
        </w:sdtContent>
      </w:sdt>
      <w:sdt>
        <w:sdtPr>
          <w:tag w:val="goog_rdk_36"/>
        </w:sdtPr>
        <w:sdtContent>
          <w:commentRangeStart w:id="36"/>
        </w:sdtContent>
      </w:sdt>
      <w:sdt>
        <w:sdtPr>
          <w:tag w:val="goog_rdk_37"/>
        </w:sdtPr>
        <w:sdtContent>
          <w:commentRangeStart w:id="37"/>
        </w:sdtContent>
      </w:sdt>
      <w:sdt>
        <w:sdtPr>
          <w:tag w:val="goog_rdk_38"/>
        </w:sdtPr>
        <w:sdtContent>
          <w:commentRangeStart w:id="38"/>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dTIMS Integrations Solution will execute this file daily at 7AM. wvOASIS will generate</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file at 6AM.</w:t>
      </w:r>
    </w:p>
    <w:p w:rsidR="00000000" w:rsidDel="00000000" w:rsidP="00000000" w:rsidRDefault="00000000" w:rsidRPr="00000000" w14:paraId="0000010C">
      <w:pPr>
        <w:pStyle w:val="Heading3"/>
        <w:numPr>
          <w:ilvl w:val="2"/>
          <w:numId w:val="12"/>
        </w:numPr>
        <w:ind w:left="720" w:hanging="720"/>
        <w:rPr/>
      </w:pPr>
      <w:bookmarkStart w:colFirst="0" w:colLast="0" w:name="_heading=h.1y810tw" w:id="20"/>
      <w:bookmarkEnd w:id="20"/>
      <w:r w:rsidDel="00000000" w:rsidR="00000000" w:rsidRPr="00000000">
        <w:rPr>
          <w:rtl w:val="0"/>
        </w:rPr>
        <w:t xml:space="preserve">Volume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~10k</w:t>
      </w:r>
    </w:p>
    <w:p w:rsidR="00000000" w:rsidDel="00000000" w:rsidP="00000000" w:rsidRDefault="00000000" w:rsidRPr="00000000" w14:paraId="0000010E">
      <w:pPr>
        <w:pStyle w:val="Heading3"/>
        <w:numPr>
          <w:ilvl w:val="2"/>
          <w:numId w:val="12"/>
        </w:numPr>
        <w:ind w:left="720" w:hanging="720"/>
        <w:rPr/>
      </w:pPr>
      <w:bookmarkStart w:colFirst="0" w:colLast="0" w:name="_heading=h.4i7ojhp" w:id="21"/>
      <w:bookmarkEnd w:id="21"/>
      <w:r w:rsidDel="00000000" w:rsidR="00000000" w:rsidRPr="00000000">
        <w:rPr>
          <w:rtl w:val="0"/>
        </w:rPr>
        <w:t xml:space="preserve">Integration Methodology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CSV file</w:t>
      </w:r>
    </w:p>
    <w:p w:rsidR="00000000" w:rsidDel="00000000" w:rsidP="00000000" w:rsidRDefault="00000000" w:rsidRPr="00000000" w14:paraId="00000110">
      <w:pPr>
        <w:pStyle w:val="Heading3"/>
        <w:numPr>
          <w:ilvl w:val="2"/>
          <w:numId w:val="12"/>
        </w:numPr>
        <w:ind w:left="720" w:hanging="720"/>
        <w:rPr/>
      </w:pPr>
      <w:bookmarkStart w:colFirst="0" w:colLast="0" w:name="_heading=h.2xcytpi" w:id="22"/>
      <w:bookmarkEnd w:id="22"/>
      <w:sdt>
        <w:sdtPr>
          <w:tag w:val="goog_rdk_39"/>
        </w:sdtPr>
        <w:sdtContent>
          <w:commentRangeStart w:id="39"/>
        </w:sdtContent>
      </w:sdt>
      <w:sdt>
        <w:sdtPr>
          <w:tag w:val="goog_rdk_40"/>
        </w:sdtPr>
        <w:sdtContent>
          <w:commentRangeStart w:id="40"/>
        </w:sdtContent>
      </w:sdt>
      <w:sdt>
        <w:sdtPr>
          <w:tag w:val="goog_rdk_41"/>
        </w:sdtPr>
        <w:sdtContent>
          <w:commentRangeStart w:id="41"/>
        </w:sdtContent>
      </w:sdt>
      <w:sdt>
        <w:sdtPr>
          <w:tag w:val="goog_rdk_42"/>
        </w:sdtPr>
        <w:sdtContent>
          <w:commentRangeStart w:id="42"/>
        </w:sdtContent>
      </w:sdt>
      <w:sdt>
        <w:sdtPr>
          <w:tag w:val="goog_rdk_43"/>
        </w:sdtPr>
        <w:sdtContent>
          <w:commentRangeStart w:id="43"/>
        </w:sdtContent>
      </w:sdt>
      <w:r w:rsidDel="00000000" w:rsidR="00000000" w:rsidRPr="00000000">
        <w:rPr>
          <w:rtl w:val="0"/>
        </w:rPr>
        <w:t xml:space="preserve">Field Mapping and Data</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Account Code Combinations</w:t>
      </w:r>
    </w:p>
    <w:p w:rsidR="00000000" w:rsidDel="00000000" w:rsidP="00000000" w:rsidRDefault="00000000" w:rsidRPr="00000000" w14:paraId="00000112">
      <w:pPr>
        <w:pStyle w:val="Heading3"/>
        <w:numPr>
          <w:ilvl w:val="2"/>
          <w:numId w:val="12"/>
        </w:numPr>
        <w:ind w:left="720" w:hanging="720"/>
        <w:rPr/>
      </w:pPr>
      <w:bookmarkStart w:colFirst="0" w:colLast="0" w:name="_heading=h.1ci93xb" w:id="23"/>
      <w:bookmarkEnd w:id="23"/>
      <w:r w:rsidDel="00000000" w:rsidR="00000000" w:rsidRPr="00000000">
        <w:rPr>
          <w:rtl w:val="0"/>
        </w:rPr>
        <w:t xml:space="preserve">Source Data Filter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 account code combinations filtered by DEPT_CD “0803”.</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numPr>
          <w:ilvl w:val="2"/>
          <w:numId w:val="12"/>
        </w:numPr>
        <w:ind w:left="720" w:hanging="720"/>
        <w:rPr/>
      </w:pPr>
      <w:bookmarkStart w:colFirst="0" w:colLast="0" w:name="_heading=h.3whwml4" w:id="24"/>
      <w:bookmarkEnd w:id="24"/>
      <w:r w:rsidDel="00000000" w:rsidR="00000000" w:rsidRPr="00000000">
        <w:rPr>
          <w:rtl w:val="0"/>
        </w:rPr>
        <w:t xml:space="preserve">Column Mapping</w:t>
      </w:r>
    </w:p>
    <w:p w:rsidR="00000000" w:rsidDel="00000000" w:rsidP="00000000" w:rsidRDefault="00000000" w:rsidRPr="00000000" w14:paraId="00000119">
      <w:pPr>
        <w:rPr>
          <w:rFonts w:ascii="Calibri" w:cs="Calibri" w:eastAsia="Calibri" w:hAnsi="Calibri"/>
        </w:rPr>
      </w:pPr>
      <w:r w:rsidDel="00000000" w:rsidR="00000000" w:rsidRPr="00000000">
        <w:rPr>
          <w:rtl w:val="0"/>
        </w:rPr>
        <w:t xml:space="preserve">Table 4</w:t>
      </w:r>
      <w:r w:rsidDel="00000000" w:rsidR="00000000" w:rsidRPr="00000000">
        <w:rPr>
          <w:rFonts w:ascii="Calibri" w:cs="Calibri" w:eastAsia="Calibri" w:hAnsi="Calibri"/>
          <w:rtl w:val="0"/>
        </w:rPr>
        <w:t xml:space="preserve"> below outlines the Account Codes field mapping for Budget Structure 40.</w:t>
      </w:r>
    </w:p>
    <w:p w:rsidR="00000000" w:rsidDel="00000000" w:rsidP="00000000" w:rsidRDefault="00000000" w:rsidRPr="00000000" w14:paraId="0000011A">
      <w:pPr>
        <w:tabs>
          <w:tab w:val="left" w:leader="none" w:pos="630"/>
        </w:tabs>
        <w:rPr>
          <w:rFonts w:ascii="Calibri" w:cs="Calibri" w:eastAsia="Calibri" w:hAnsi="Calibri"/>
        </w:rPr>
      </w:pPr>
      <w:sdt>
        <w:sdtPr>
          <w:tag w:val="goog_rdk_44"/>
        </w:sdtPr>
        <w:sdtContent>
          <w:commentRangeStart w:id="44"/>
        </w:sdtContent>
      </w:sdt>
      <w:sdt>
        <w:sdtPr>
          <w:tag w:val="goog_rdk_45"/>
        </w:sdtPr>
        <w:sdtContent>
          <w:commentRangeStart w:id="45"/>
        </w:sdtContent>
      </w:sdt>
      <w:sdt>
        <w:sdtPr>
          <w:tag w:val="goog_rdk_46"/>
        </w:sdtPr>
        <w:sdtContent>
          <w:commentRangeStart w:id="46"/>
        </w:sdtContent>
      </w:sdt>
      <w:sdt>
        <w:sdtPr>
          <w:tag w:val="goog_rdk_47"/>
        </w:sdtPr>
        <w:sdtContent>
          <w:commentRangeStart w:id="47"/>
        </w:sdtContent>
      </w:sdt>
      <w:r w:rsidDel="00000000" w:rsidR="00000000" w:rsidRPr="00000000">
        <w:rPr/>
        <w:drawing>
          <wp:inline distB="0" distT="0" distL="0" distR="0">
            <wp:extent cx="6533856" cy="3625033"/>
            <wp:effectExtent b="0" l="0" r="0" t="0"/>
            <wp:docPr id="2077805943"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6533856" cy="3625033"/>
                    </a:xfrm>
                    <a:prstGeom prst="rect"/>
                    <a:ln/>
                  </pic:spPr>
                </pic:pic>
              </a:graphicData>
            </a:graphic>
          </wp:inline>
        </w:drawing>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bn6wsx" w:id="25"/>
      <w:bookmarkEnd w:id="25"/>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4 – Account Codes Field Mapping – Budget Structure 40</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Table 5 below outlines the Account Codes field mapping for Budget Structure </w:t>
      </w:r>
      <w:sdt>
        <w:sdtPr>
          <w:tag w:val="goog_rdk_48"/>
        </w:sdtPr>
        <w:sdtContent>
          <w:commentRangeStart w:id="48"/>
        </w:sdtContent>
      </w:sdt>
      <w:sdt>
        <w:sdtPr>
          <w:tag w:val="goog_rdk_49"/>
        </w:sdtPr>
        <w:sdtContent>
          <w:commentRangeStart w:id="49"/>
        </w:sdtContent>
      </w:sdt>
      <w:r w:rsidDel="00000000" w:rsidR="00000000" w:rsidRPr="00000000">
        <w:rPr>
          <w:rtl w:val="0"/>
        </w:rPr>
        <w:t xml:space="preserve">95</w:t>
      </w:r>
      <w:commentRangeEnd w:id="48"/>
      <w:r w:rsidDel="00000000" w:rsidR="00000000" w:rsidRPr="00000000">
        <w:commentReference w:id="48"/>
      </w:r>
      <w:commentRangeEnd w:id="49"/>
      <w:r w:rsidDel="00000000" w:rsidR="00000000" w:rsidRPr="00000000">
        <w:commentReference w:id="49"/>
      </w:r>
      <w:r w:rsidDel="00000000" w:rsidR="00000000" w:rsidRPr="00000000">
        <w:rPr/>
        <w:drawing>
          <wp:inline distB="0" distT="0" distL="0" distR="0">
            <wp:extent cx="6473282" cy="4989822"/>
            <wp:effectExtent b="0" l="0" r="0" t="0"/>
            <wp:docPr id="2077805942"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6473282" cy="498982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qsh70q" w:id="26"/>
      <w:bookmarkEnd w:id="26"/>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w:t>
      </w:r>
      <w:sdt>
        <w:sdtPr>
          <w:tag w:val="goog_rdk_50"/>
        </w:sdtPr>
        <w:sdtContent>
          <w:commentRangeStart w:id="50"/>
        </w:sdtContent>
      </w:sdt>
      <w:sdt>
        <w:sdtPr>
          <w:tag w:val="goog_rdk_51"/>
        </w:sdtPr>
        <w:sdtContent>
          <w:commentRangeStart w:id="51"/>
        </w:sdtContent>
      </w:sdt>
      <w:sdt>
        <w:sdtPr>
          <w:tag w:val="goog_rdk_52"/>
        </w:sdtPr>
        <w:sdtContent>
          <w:commentRangeStart w:id="52"/>
        </w:sdtContent>
      </w:sdt>
      <w:sdt>
        <w:sdtPr>
          <w:tag w:val="goog_rdk_53"/>
        </w:sdtPr>
        <w:sdtContent>
          <w:commentRangeStart w:id="53"/>
        </w:sdtContent>
      </w:sdt>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5</w:t>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 – Account Codes Field Mapping – Budget Structure 95</w:t>
      </w:r>
    </w:p>
    <w:p w:rsidR="00000000" w:rsidDel="00000000" w:rsidP="00000000" w:rsidRDefault="00000000" w:rsidRPr="00000000" w14:paraId="0000012C">
      <w:pPr>
        <w:pStyle w:val="Heading3"/>
        <w:numPr>
          <w:ilvl w:val="2"/>
          <w:numId w:val="12"/>
        </w:numPr>
        <w:ind w:left="720" w:hanging="720"/>
        <w:rPr/>
      </w:pPr>
      <w:bookmarkStart w:colFirst="0" w:colLast="0" w:name="_heading=h.3as4poj" w:id="27"/>
      <w:bookmarkEnd w:id="27"/>
      <w:r w:rsidDel="00000000" w:rsidR="00000000" w:rsidRPr="00000000">
        <w:rPr>
          <w:rtl w:val="0"/>
        </w:rPr>
        <w:t xml:space="preserve">Mockups</w:t>
      </w:r>
    </w:p>
    <w:p w:rsidR="00000000" w:rsidDel="00000000" w:rsidP="00000000" w:rsidRDefault="00000000" w:rsidRPr="00000000" w14:paraId="0000012D">
      <w:pPr>
        <w:rPr/>
      </w:pPr>
      <w:r w:rsidDel="00000000" w:rsidR="00000000" w:rsidRPr="00000000">
        <w:rPr>
          <w:rtl w:val="0"/>
        </w:rPr>
        <w:t xml:space="preserve">Figure 2 shows the UI mockup of the “Account Codes” dropdown on the “Task Form”</w:t>
      </w:r>
    </w:p>
    <w:p w:rsidR="00000000" w:rsidDel="00000000" w:rsidP="00000000" w:rsidRDefault="00000000" w:rsidRPr="00000000" w14:paraId="0000012E">
      <w:pPr>
        <w:keepNext w:val="1"/>
        <w:rPr/>
      </w:pPr>
      <w:r w:rsidDel="00000000" w:rsidR="00000000" w:rsidRPr="00000000">
        <w:rPr/>
        <w:drawing>
          <wp:inline distB="0" distT="0" distL="0" distR="0">
            <wp:extent cx="5943600" cy="1371600"/>
            <wp:effectExtent b="0" l="0" r="0" t="0"/>
            <wp:docPr descr="A screenshot of a computer&#10;&#10;Description automatically generated" id="2077805945" name="image61.png"/>
            <a:graphic>
              <a:graphicData uri="http://schemas.openxmlformats.org/drawingml/2006/picture">
                <pic:pic>
                  <pic:nvPicPr>
                    <pic:cNvPr descr="A screenshot of a computer&#10;&#10;Description automatically generated" id="0" name="image61.png"/>
                    <pic:cNvPicPr preferRelativeResize="0"/>
                  </pic:nvPicPr>
                  <pic:blipFill>
                    <a:blip r:embed="rId24"/>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1pxezwc" w:id="28"/>
      <w:bookmarkEnd w:id="28"/>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2 - Account Codes UI Mockup</w:t>
      </w:r>
    </w:p>
    <w:p w:rsidR="00000000" w:rsidDel="00000000" w:rsidP="00000000" w:rsidRDefault="00000000" w:rsidRPr="00000000" w14:paraId="00000130">
      <w:pPr>
        <w:pStyle w:val="Heading2"/>
        <w:numPr>
          <w:ilvl w:val="1"/>
          <w:numId w:val="12"/>
        </w:numPr>
        <w:ind w:left="576" w:hanging="576"/>
        <w:rPr/>
      </w:pPr>
      <w:bookmarkStart w:colFirst="0" w:colLast="0" w:name="_heading=h.49x2ik5" w:id="29"/>
      <w:bookmarkEnd w:id="29"/>
      <w:r w:rsidDel="00000000" w:rsidR="00000000" w:rsidRPr="00000000">
        <w:rPr>
          <w:rtl w:val="0"/>
        </w:rPr>
        <w:t xml:space="preserve">Employee Interface Schema (EMP)</w:t>
      </w:r>
    </w:p>
    <w:p w:rsidR="00000000" w:rsidDel="00000000" w:rsidP="00000000" w:rsidRDefault="00000000" w:rsidRPr="00000000" w14:paraId="00000131">
      <w:pPr>
        <w:rPr/>
      </w:pPr>
      <w:r w:rsidDel="00000000" w:rsidR="00000000" w:rsidRPr="00000000">
        <w:rPr>
          <w:rtl w:val="0"/>
        </w:rPr>
        <w:t xml:space="preserve">Table 6 below outlines the Whitepaper Reference for the EMP Interface.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181231</wp:posOffset>
            </wp:positionV>
            <wp:extent cx="5943600" cy="850265"/>
            <wp:effectExtent b="0" l="0" r="0" t="0"/>
            <wp:wrapTopAndBottom distB="0" distT="0"/>
            <wp:docPr id="2077805924"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943600" cy="850265"/>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p2csry" w:id="30"/>
      <w:bookmarkEnd w:id="30"/>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6 – Whitepaper Reference for EMP Interface</w:t>
      </w:r>
    </w:p>
    <w:p w:rsidR="00000000" w:rsidDel="00000000" w:rsidP="00000000" w:rsidRDefault="00000000" w:rsidRPr="00000000" w14:paraId="00000133">
      <w:pPr>
        <w:pStyle w:val="Heading3"/>
        <w:numPr>
          <w:ilvl w:val="2"/>
          <w:numId w:val="12"/>
        </w:numPr>
        <w:ind w:left="720" w:hanging="720"/>
        <w:rPr/>
      </w:pPr>
      <w:bookmarkStart w:colFirst="0" w:colLast="0" w:name="_heading=h.147n2zr" w:id="31"/>
      <w:bookmarkEnd w:id="31"/>
      <w:r w:rsidDel="00000000" w:rsidR="00000000" w:rsidRPr="00000000">
        <w:rPr>
          <w:rtl w:val="0"/>
        </w:rPr>
        <w:t xml:space="preserve">Process</w:t>
      </w:r>
    </w:p>
    <w:p w:rsidR="00000000" w:rsidDel="00000000" w:rsidP="00000000" w:rsidRDefault="00000000" w:rsidRPr="00000000" w14:paraId="00000134">
      <w:pPr>
        <w:spacing w:before="0" w:lineRule="auto"/>
        <w:rPr/>
      </w:pPr>
      <w:r w:rsidDel="00000000" w:rsidR="00000000" w:rsidRPr="00000000">
        <w:rPr>
          <w:rtl w:val="0"/>
        </w:rPr>
        <w:t xml:space="preserve">This integration process imports employee master data from wvOASIS into TAMS. This data includes all active employees that may record time in the wvOASIS Advantage System HRM Module (TIMEi) for maintenance management activities. TAMS will update the entire OM Labor data set daily for which TAMS will require a unique ID to identify each labor record. An employee record not received from wvOASIS will be marked as inactive in TAMS. wvOASIS will generate one CSV file on their FTP servers daily for TAMS to consume.</w:t>
      </w:r>
    </w:p>
    <w:p w:rsidR="00000000" w:rsidDel="00000000" w:rsidP="00000000" w:rsidRDefault="00000000" w:rsidRPr="00000000" w14:paraId="00000135">
      <w:pPr>
        <w:rPr/>
      </w:pPr>
      <w:r w:rsidDel="00000000" w:rsidR="00000000" w:rsidRPr="00000000">
        <w:rPr>
          <w:rtl w:val="0"/>
        </w:rPr>
        <w:t xml:space="preserve">Assumptions:</w:t>
      </w:r>
    </w:p>
    <w:p w:rsidR="00000000" w:rsidDel="00000000" w:rsidP="00000000" w:rsidRDefault="00000000" w:rsidRPr="00000000" w14:paraId="000001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active employee records are sent in the CSV file.</w:t>
      </w:r>
    </w:p>
    <w:p w:rsidR="00000000" w:rsidDel="00000000" w:rsidP="00000000" w:rsidRDefault="00000000" w:rsidRPr="00000000" w14:paraId="000001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 records will only be inserted in TAMS if all reference IDs (HOME_UNIT_CD, etc.) on the record exist in the TAMS master data. If the reference IDs are missing or do not exist in the TAMS master data, the employee records will not be inserted, and details of the record will be </w:t>
      </w:r>
      <w:sdt>
        <w:sdtPr>
          <w:tag w:val="goog_rdk_54"/>
        </w:sdtPr>
        <w:sdtContent>
          <w:commentRangeStart w:id="54"/>
        </w:sdtContent>
      </w:sdt>
      <w:sdt>
        <w:sdtPr>
          <w:tag w:val="goog_rdk_55"/>
        </w:sdtPr>
        <w:sdtContent>
          <w:commentRangeStart w:id="55"/>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logged as an error</w:t>
      </w:r>
      <w:commentRangeEnd w:id="54"/>
      <w:r w:rsidDel="00000000" w:rsidR="00000000" w:rsidRPr="00000000">
        <w:commentReference w:id="54"/>
      </w:r>
      <w:commentRangeEnd w:id="55"/>
      <w:r w:rsidDel="00000000" w:rsidR="00000000" w:rsidRPr="00000000">
        <w:commentReference w:id="55"/>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pStyle w:val="Heading3"/>
        <w:numPr>
          <w:ilvl w:val="2"/>
          <w:numId w:val="12"/>
        </w:numPr>
        <w:ind w:left="720" w:hanging="720"/>
        <w:rPr/>
      </w:pPr>
      <w:bookmarkStart w:colFirst="0" w:colLast="0" w:name="_heading=h.3o7alnk" w:id="32"/>
      <w:bookmarkEnd w:id="32"/>
      <w:r w:rsidDel="00000000" w:rsidR="00000000" w:rsidRPr="00000000">
        <w:rPr>
          <w:rtl w:val="0"/>
        </w:rPr>
        <w:t xml:space="preserve">Interface ID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I.387_OM_0803_EMP (Also mentioned in Appendix - Table 19)</w:t>
      </w:r>
    </w:p>
    <w:p w:rsidR="00000000" w:rsidDel="00000000" w:rsidP="00000000" w:rsidRDefault="00000000" w:rsidRPr="00000000" w14:paraId="0000013A">
      <w:pPr>
        <w:pStyle w:val="Heading3"/>
        <w:numPr>
          <w:ilvl w:val="2"/>
          <w:numId w:val="12"/>
        </w:numPr>
        <w:ind w:left="720" w:hanging="720"/>
        <w:rPr/>
      </w:pPr>
      <w:bookmarkStart w:colFirst="0" w:colLast="0" w:name="_heading=h.23ckvvd" w:id="33"/>
      <w:bookmarkEnd w:id="33"/>
      <w:r w:rsidDel="00000000" w:rsidR="00000000" w:rsidRPr="00000000">
        <w:rPr>
          <w:rtl w:val="0"/>
        </w:rPr>
        <w:t xml:space="preserve">CSV File Name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I.387_OM_0803_EMP_20230209141500.csv</w:t>
      </w:r>
    </w:p>
    <w:p w:rsidR="00000000" w:rsidDel="00000000" w:rsidP="00000000" w:rsidRDefault="00000000" w:rsidRPr="00000000" w14:paraId="0000013C">
      <w:pPr>
        <w:pStyle w:val="Heading3"/>
        <w:numPr>
          <w:ilvl w:val="2"/>
          <w:numId w:val="12"/>
        </w:numPr>
        <w:ind w:left="720" w:hanging="720"/>
        <w:rPr/>
      </w:pPr>
      <w:bookmarkStart w:colFirst="0" w:colLast="0" w:name="_heading=h.ihv636" w:id="34"/>
      <w:bookmarkEnd w:id="34"/>
      <w:r w:rsidDel="00000000" w:rsidR="00000000" w:rsidRPr="00000000">
        <w:rPr>
          <w:rtl w:val="0"/>
        </w:rPr>
        <w:t xml:space="preserve">Frequency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dTIMS Integrations Solution will execute this file daily at 7AM. wvOASIS will generate this file after the HR files have been input and processed at 6AM. </w:t>
      </w:r>
    </w:p>
    <w:p w:rsidR="00000000" w:rsidDel="00000000" w:rsidP="00000000" w:rsidRDefault="00000000" w:rsidRPr="00000000" w14:paraId="0000013E">
      <w:pPr>
        <w:pStyle w:val="Heading3"/>
        <w:numPr>
          <w:ilvl w:val="2"/>
          <w:numId w:val="12"/>
        </w:numPr>
        <w:ind w:left="720" w:hanging="720"/>
        <w:rPr/>
      </w:pPr>
      <w:bookmarkStart w:colFirst="0" w:colLast="0" w:name="_heading=h.32hioqz" w:id="35"/>
      <w:bookmarkEnd w:id="35"/>
      <w:r w:rsidDel="00000000" w:rsidR="00000000" w:rsidRPr="00000000">
        <w:rPr>
          <w:rtl w:val="0"/>
        </w:rPr>
        <w:t xml:space="preserve">Volume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w:t>
      </w:r>
    </w:p>
    <w:p w:rsidR="00000000" w:rsidDel="00000000" w:rsidP="00000000" w:rsidRDefault="00000000" w:rsidRPr="00000000" w14:paraId="00000140">
      <w:pPr>
        <w:pStyle w:val="Heading3"/>
        <w:numPr>
          <w:ilvl w:val="2"/>
          <w:numId w:val="12"/>
        </w:numPr>
        <w:ind w:left="720" w:hanging="720"/>
        <w:rPr/>
      </w:pPr>
      <w:bookmarkStart w:colFirst="0" w:colLast="0" w:name="_heading=h.1hmsyys" w:id="36"/>
      <w:bookmarkEnd w:id="36"/>
      <w:r w:rsidDel="00000000" w:rsidR="00000000" w:rsidRPr="00000000">
        <w:rPr>
          <w:rtl w:val="0"/>
        </w:rPr>
        <w:t xml:space="preserve">Integration Methodology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CSV file</w:t>
      </w:r>
    </w:p>
    <w:p w:rsidR="00000000" w:rsidDel="00000000" w:rsidP="00000000" w:rsidRDefault="00000000" w:rsidRPr="00000000" w14:paraId="00000142">
      <w:pPr>
        <w:pStyle w:val="Heading3"/>
        <w:numPr>
          <w:ilvl w:val="2"/>
          <w:numId w:val="12"/>
        </w:numPr>
        <w:ind w:left="720" w:hanging="720"/>
        <w:rPr/>
      </w:pPr>
      <w:bookmarkStart w:colFirst="0" w:colLast="0" w:name="_heading=h.41mghml" w:id="37"/>
      <w:bookmarkEnd w:id="37"/>
      <w:r w:rsidDel="00000000" w:rsidR="00000000" w:rsidRPr="00000000">
        <w:rPr>
          <w:rtl w:val="0"/>
        </w:rPr>
        <w:t xml:space="preserve">Field Mapping and Data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 data will be imported into dTIMS OM through a csv file named “I.387_OM_0803_EMP_20230209141500.csv.” This table lists the source and target field mappings.</w:t>
      </w:r>
    </w:p>
    <w:p w:rsidR="00000000" w:rsidDel="00000000" w:rsidP="00000000" w:rsidRDefault="00000000" w:rsidRPr="00000000" w14:paraId="00000144">
      <w:pPr>
        <w:pStyle w:val="Heading3"/>
        <w:numPr>
          <w:ilvl w:val="2"/>
          <w:numId w:val="12"/>
        </w:numPr>
        <w:ind w:left="720" w:hanging="720"/>
        <w:rPr/>
      </w:pPr>
      <w:bookmarkStart w:colFirst="0" w:colLast="0" w:name="_heading=h.2grqrue" w:id="38"/>
      <w:bookmarkEnd w:id="38"/>
      <w:r w:rsidDel="00000000" w:rsidR="00000000" w:rsidRPr="00000000">
        <w:rPr>
          <w:rtl w:val="0"/>
        </w:rPr>
        <w:t xml:space="preserve">Source Data Filter</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 employees filtered by DEPT_CD “0803”.</w:t>
      </w:r>
    </w:p>
    <w:p w:rsidR="00000000" w:rsidDel="00000000" w:rsidP="00000000" w:rsidRDefault="00000000" w:rsidRPr="00000000" w14:paraId="00000146">
      <w:pPr>
        <w:pStyle w:val="Heading3"/>
        <w:numPr>
          <w:ilvl w:val="2"/>
          <w:numId w:val="12"/>
        </w:numPr>
        <w:ind w:left="720" w:hanging="720"/>
        <w:rPr/>
      </w:pPr>
      <w:bookmarkStart w:colFirst="0" w:colLast="0" w:name="_heading=h.vx1227" w:id="39"/>
      <w:bookmarkEnd w:id="39"/>
      <w:r w:rsidDel="00000000" w:rsidR="00000000" w:rsidRPr="00000000">
        <w:rPr>
          <w:rtl w:val="0"/>
        </w:rPr>
        <w:t xml:space="preserve">Column Mapping</w:t>
      </w:r>
    </w:p>
    <w:p w:rsidR="00000000" w:rsidDel="00000000" w:rsidP="00000000" w:rsidRDefault="00000000" w:rsidRPr="00000000" w14:paraId="00000147">
      <w:pPr>
        <w:widowControl w:val="1"/>
        <w:spacing w:after="0" w:before="0" w:lineRule="auto"/>
        <w:rPr/>
      </w:pPr>
      <w:r w:rsidDel="00000000" w:rsidR="00000000" w:rsidRPr="00000000">
        <w:rPr>
          <w:rtl w:val="0"/>
        </w:rPr>
        <w:t xml:space="preserve">Table 7 below outlines source and target field mappings for employee records and IDs.</w:t>
      </w:r>
    </w:p>
    <w:p w:rsidR="00000000" w:rsidDel="00000000" w:rsidP="00000000" w:rsidRDefault="00000000" w:rsidRPr="00000000" w14:paraId="00000148">
      <w:pPr>
        <w:widowControl w:val="1"/>
        <w:spacing w:after="0" w:before="0" w:lineRule="auto"/>
        <w:rPr/>
      </w:pPr>
      <w:r w:rsidDel="00000000" w:rsidR="00000000" w:rsidRPr="00000000">
        <w:rPr/>
        <w:drawing>
          <wp:inline distB="0" distT="0" distL="0" distR="0">
            <wp:extent cx="6395371" cy="2720765"/>
            <wp:effectExtent b="0" l="0" r="0" t="0"/>
            <wp:docPr id="2077805944"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6395371" cy="272076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fwokq0" w:id="40"/>
      <w:bookmarkEnd w:id="40"/>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7 – Field Mapping Layout – Employee</w:t>
      </w:r>
    </w:p>
    <w:p w:rsidR="00000000" w:rsidDel="00000000" w:rsidP="00000000" w:rsidRDefault="00000000" w:rsidRPr="00000000" w14:paraId="0000014A">
      <w:pPr>
        <w:pStyle w:val="Heading2"/>
        <w:numPr>
          <w:ilvl w:val="1"/>
          <w:numId w:val="12"/>
        </w:numPr>
        <w:ind w:left="576" w:hanging="576"/>
        <w:rPr/>
      </w:pPr>
      <w:bookmarkStart w:colFirst="0" w:colLast="0" w:name="_heading=h.1v1yuxt" w:id="41"/>
      <w:bookmarkEnd w:id="41"/>
      <w:r w:rsidDel="00000000" w:rsidR="00000000" w:rsidRPr="00000000">
        <w:rPr>
          <w:rtl w:val="0"/>
        </w:rPr>
        <w:t xml:space="preserve">Equipment Interface Schema (EQP)</w:t>
      </w:r>
    </w:p>
    <w:p w:rsidR="00000000" w:rsidDel="00000000" w:rsidP="00000000" w:rsidRDefault="00000000" w:rsidRPr="00000000" w14:paraId="0000014B">
      <w:pPr>
        <w:rPr/>
      </w:pPr>
      <w:r w:rsidDel="00000000" w:rsidR="00000000" w:rsidRPr="00000000">
        <w:rPr>
          <w:rtl w:val="0"/>
        </w:rPr>
        <w:t xml:space="preserve">Table 8 below outlines the Whitepaper EQP Interface.</w:t>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234950</wp:posOffset>
            </wp:positionV>
            <wp:extent cx="5933552" cy="1523325"/>
            <wp:effectExtent b="0" l="0" r="0" t="0"/>
            <wp:wrapTopAndBottom distB="0" distT="0"/>
            <wp:docPr id="20778059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33552" cy="1523325"/>
                    </a:xfrm>
                    <a:prstGeom prst="rect"/>
                    <a:ln/>
                  </pic:spPr>
                </pic:pic>
              </a:graphicData>
            </a:graphic>
          </wp:anchor>
        </w:draw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4f1mdlm" w:id="42"/>
      <w:bookmarkEnd w:id="42"/>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8 – Whitepaper Reference – EQP Interface</w:t>
      </w:r>
    </w:p>
    <w:p w:rsidR="00000000" w:rsidDel="00000000" w:rsidP="00000000" w:rsidRDefault="00000000" w:rsidRPr="00000000" w14:paraId="0000014D">
      <w:pPr>
        <w:pStyle w:val="Heading3"/>
        <w:numPr>
          <w:ilvl w:val="2"/>
          <w:numId w:val="12"/>
        </w:numPr>
        <w:ind w:left="720" w:hanging="720"/>
        <w:rPr/>
      </w:pPr>
      <w:bookmarkStart w:colFirst="0" w:colLast="0" w:name="_heading=h.2u6wntf" w:id="43"/>
      <w:bookmarkEnd w:id="43"/>
      <w:r w:rsidDel="00000000" w:rsidR="00000000" w:rsidRPr="00000000">
        <w:rPr>
          <w:rtl w:val="0"/>
        </w:rPr>
        <w:t xml:space="preserve">Process</w:t>
      </w:r>
    </w:p>
    <w:p w:rsidR="00000000" w:rsidDel="00000000" w:rsidP="00000000" w:rsidRDefault="00000000" w:rsidRPr="00000000" w14:paraId="0000014E">
      <w:pPr>
        <w:rPr/>
      </w:pPr>
      <w:r w:rsidDel="00000000" w:rsidR="00000000" w:rsidRPr="00000000">
        <w:rPr>
          <w:rtl w:val="0"/>
        </w:rPr>
        <w:t xml:space="preserve">This integration process imports equipment master data from wvOASIS into TAMS daily. This data pertains to each piece of Equipment and is used when integrating actual costs from wvOASIS into TAMS. TAMS will also extract equipment classification master data from this data set, since WVDOH does not store equipment classifications master data separately. Unique </w:t>
      </w:r>
      <w:r w:rsidDel="00000000" w:rsidR="00000000" w:rsidRPr="00000000">
        <w:rPr>
          <w:b w:val="1"/>
          <w:rtl w:val="0"/>
        </w:rPr>
        <w:t xml:space="preserve">EQUIP_CLS</w:t>
      </w:r>
      <w:r w:rsidDel="00000000" w:rsidR="00000000" w:rsidRPr="00000000">
        <w:rPr>
          <w:rtl w:val="0"/>
        </w:rPr>
        <w:t xml:space="preserve"> values will be stored as equipment classifications in dTIMS with the first </w:t>
      </w:r>
      <w:r w:rsidDel="00000000" w:rsidR="00000000" w:rsidRPr="00000000">
        <w:rPr>
          <w:b w:val="1"/>
          <w:rtl w:val="0"/>
        </w:rPr>
        <w:t xml:space="preserve">DSCR </w:t>
      </w:r>
      <w:r w:rsidDel="00000000" w:rsidR="00000000" w:rsidRPr="00000000">
        <w:rPr>
          <w:rtl w:val="0"/>
        </w:rPr>
        <w:t xml:space="preserve">as the classification name.</w:t>
      </w:r>
    </w:p>
    <w:p w:rsidR="00000000" w:rsidDel="00000000" w:rsidP="00000000" w:rsidRDefault="00000000" w:rsidRPr="00000000" w14:paraId="0000014F">
      <w:pPr>
        <w:rPr/>
      </w:pPr>
      <w:r w:rsidDel="00000000" w:rsidR="00000000" w:rsidRPr="00000000">
        <w:rPr>
          <w:rtl w:val="0"/>
        </w:rPr>
        <w:t xml:space="preserve">TAMS will update the entire OM Equipment data set daily for which it will require a unique ID to identify each equipment. Equipment not received from wvOASIS will be marked as inactive in TAMS. However, Equipment Classifications will not be deactivated as it is considered master data. wvOASIS will generate one CSV file on their FTP servers daily for TAMS to consume.</w:t>
      </w:r>
    </w:p>
    <w:p w:rsidR="00000000" w:rsidDel="00000000" w:rsidP="00000000" w:rsidRDefault="00000000" w:rsidRPr="00000000" w14:paraId="00000150">
      <w:pPr>
        <w:rPr/>
      </w:pPr>
      <w:r w:rsidDel="00000000" w:rsidR="00000000" w:rsidRPr="00000000">
        <w:rPr>
          <w:rtl w:val="0"/>
        </w:rPr>
        <w:t xml:space="preserve">Assumptions:</w:t>
      </w:r>
    </w:p>
    <w:p w:rsidR="00000000" w:rsidDel="00000000" w:rsidP="00000000" w:rsidRDefault="00000000" w:rsidRPr="00000000" w14:paraId="000001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active equipment records are sent in the CSV file.</w:t>
      </w:r>
    </w:p>
    <w:p w:rsidR="00000000" w:rsidDel="00000000" w:rsidP="00000000" w:rsidRDefault="00000000" w:rsidRPr="00000000" w14:paraId="000001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Equipment will only be inserted in TAMS if all reference IDs (UNIT_CD, UnitOfMeasureId, etc.) on the record exist in the TAMS master data. If the reference IDs are missing or do not exist in the TAMS master data, the record will not be inserted, and details of the record will be logged as an error.</w:t>
      </w:r>
    </w:p>
    <w:p w:rsidR="00000000" w:rsidDel="00000000" w:rsidP="00000000" w:rsidRDefault="00000000" w:rsidRPr="00000000" w14:paraId="00000153">
      <w:pPr>
        <w:pStyle w:val="Heading3"/>
        <w:numPr>
          <w:ilvl w:val="2"/>
          <w:numId w:val="12"/>
        </w:numPr>
        <w:ind w:left="720" w:hanging="720"/>
        <w:rPr>
          <w:rFonts w:ascii="Calibri" w:cs="Calibri" w:eastAsia="Calibri" w:hAnsi="Calibri"/>
        </w:rPr>
      </w:pPr>
      <w:bookmarkStart w:colFirst="0" w:colLast="0" w:name="_heading=h.19c6y18" w:id="44"/>
      <w:bookmarkEnd w:id="44"/>
      <w:r w:rsidDel="00000000" w:rsidR="00000000" w:rsidRPr="00000000">
        <w:rPr>
          <w:rtl w:val="0"/>
        </w:rPr>
        <w:t xml:space="preserve">Interface ID</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I.390_OM_0803_EQP (Also mentioned in Appendix - Table 19)</w:t>
      </w:r>
    </w:p>
    <w:p w:rsidR="00000000" w:rsidDel="00000000" w:rsidP="00000000" w:rsidRDefault="00000000" w:rsidRPr="00000000" w14:paraId="00000155">
      <w:pPr>
        <w:pStyle w:val="Heading3"/>
        <w:numPr>
          <w:ilvl w:val="2"/>
          <w:numId w:val="12"/>
        </w:numPr>
        <w:ind w:left="720" w:hanging="720"/>
        <w:rPr/>
      </w:pPr>
      <w:bookmarkStart w:colFirst="0" w:colLast="0" w:name="_heading=h.3tbugp1" w:id="45"/>
      <w:bookmarkEnd w:id="45"/>
      <w:r w:rsidDel="00000000" w:rsidR="00000000" w:rsidRPr="00000000">
        <w:rPr>
          <w:rtl w:val="0"/>
        </w:rPr>
        <w:t xml:space="preserve">CSV File Name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I.390_OM_0803_EQP_20230209141500.csv</w:t>
      </w:r>
    </w:p>
    <w:p w:rsidR="00000000" w:rsidDel="00000000" w:rsidP="00000000" w:rsidRDefault="00000000" w:rsidRPr="00000000" w14:paraId="00000157">
      <w:pPr>
        <w:pStyle w:val="Heading3"/>
        <w:numPr>
          <w:ilvl w:val="2"/>
          <w:numId w:val="12"/>
        </w:numPr>
        <w:ind w:left="720" w:hanging="720"/>
        <w:rPr/>
      </w:pPr>
      <w:bookmarkStart w:colFirst="0" w:colLast="0" w:name="_heading=h.28h4qwu" w:id="46"/>
      <w:bookmarkEnd w:id="46"/>
      <w:r w:rsidDel="00000000" w:rsidR="00000000" w:rsidRPr="00000000">
        <w:rPr>
          <w:rtl w:val="0"/>
        </w:rPr>
        <w:t xml:space="preserve">Frequency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dTIMS Integrations Solution will execute this integration daily at 7AM. wvOASIS will generate this file at 6AM</w:t>
      </w:r>
      <w:sdt>
        <w:sdtPr>
          <w:tag w:val="goog_rdk_56"/>
        </w:sdtPr>
        <w:sdtContent>
          <w:commentRangeStart w:id="56"/>
        </w:sdtContent>
      </w:sdt>
      <w:sdt>
        <w:sdtPr>
          <w:tag w:val="goog_rdk_57"/>
        </w:sdtPr>
        <w:sdtContent>
          <w:commentRangeStart w:id="57"/>
        </w:sdtContent>
      </w:sdt>
      <w:sdt>
        <w:sdtPr>
          <w:tag w:val="goog_rdk_58"/>
        </w:sdtPr>
        <w:sdtContent>
          <w:commentRangeStart w:id="58"/>
        </w:sdtContent>
      </w:sdt>
      <w:sdt>
        <w:sdtPr>
          <w:tag w:val="goog_rdk_59"/>
        </w:sdtPr>
        <w:sdtContent>
          <w:commentRangeStart w:id="59"/>
        </w:sdtContent>
      </w:sdt>
      <w:sdt>
        <w:sdtPr>
          <w:tag w:val="goog_rdk_60"/>
        </w:sdtPr>
        <w:sdtContent>
          <w:commentRangeStart w:id="60"/>
        </w:sdtContent>
      </w:sdt>
      <w:sdt>
        <w:sdtPr>
          <w:tag w:val="goog_rdk_61"/>
        </w:sdtPr>
        <w:sdtContent>
          <w:commentRangeStart w:id="61"/>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commentRangeEnd w:id="60"/>
      <w:r w:rsidDel="00000000" w:rsidR="00000000" w:rsidRPr="00000000">
        <w:commentReference w:id="60"/>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159">
      <w:pPr>
        <w:pStyle w:val="Heading3"/>
        <w:numPr>
          <w:ilvl w:val="2"/>
          <w:numId w:val="12"/>
        </w:numPr>
        <w:ind w:left="720" w:hanging="720"/>
        <w:rPr/>
      </w:pPr>
      <w:bookmarkStart w:colFirst="0" w:colLast="0" w:name="_heading=h.nmf14n" w:id="47"/>
      <w:bookmarkEnd w:id="47"/>
      <w:r w:rsidDel="00000000" w:rsidR="00000000" w:rsidRPr="00000000">
        <w:rPr>
          <w:rtl w:val="0"/>
        </w:rPr>
        <w:t xml:space="preserve">Volume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~3000 to 4000</w:t>
      </w:r>
    </w:p>
    <w:p w:rsidR="00000000" w:rsidDel="00000000" w:rsidP="00000000" w:rsidRDefault="00000000" w:rsidRPr="00000000" w14:paraId="0000015B">
      <w:pPr>
        <w:pStyle w:val="Heading3"/>
        <w:numPr>
          <w:ilvl w:val="2"/>
          <w:numId w:val="12"/>
        </w:numPr>
        <w:ind w:left="720" w:hanging="720"/>
        <w:rPr/>
      </w:pPr>
      <w:bookmarkStart w:colFirst="0" w:colLast="0" w:name="_heading=h.37m2jsg" w:id="48"/>
      <w:bookmarkEnd w:id="48"/>
      <w:r w:rsidDel="00000000" w:rsidR="00000000" w:rsidRPr="00000000">
        <w:rPr>
          <w:rtl w:val="0"/>
        </w:rPr>
        <w:t xml:space="preserve">Integration Methodology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CSV file</w:t>
      </w:r>
    </w:p>
    <w:p w:rsidR="00000000" w:rsidDel="00000000" w:rsidP="00000000" w:rsidRDefault="00000000" w:rsidRPr="00000000" w14:paraId="0000015D">
      <w:pPr>
        <w:pStyle w:val="Heading3"/>
        <w:numPr>
          <w:ilvl w:val="2"/>
          <w:numId w:val="12"/>
        </w:numPr>
        <w:ind w:left="720" w:hanging="720"/>
        <w:rPr/>
      </w:pPr>
      <w:bookmarkStart w:colFirst="0" w:colLast="0" w:name="_heading=h.1mrcu09" w:id="49"/>
      <w:bookmarkEnd w:id="49"/>
      <w:r w:rsidDel="00000000" w:rsidR="00000000" w:rsidRPr="00000000">
        <w:rPr>
          <w:rtl w:val="0"/>
        </w:rPr>
        <w:t xml:space="preserve">Field Mapping and Data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Equipment data will be imported into TAMS through a csv file named “I.390_OM_0803_EQP_20230209141500.csv”. This table lists the source and target field mappings.</w:t>
      </w:r>
    </w:p>
    <w:p w:rsidR="00000000" w:rsidDel="00000000" w:rsidP="00000000" w:rsidRDefault="00000000" w:rsidRPr="00000000" w14:paraId="0000015F">
      <w:pPr>
        <w:pStyle w:val="Heading3"/>
        <w:numPr>
          <w:ilvl w:val="2"/>
          <w:numId w:val="12"/>
        </w:numPr>
        <w:ind w:left="720" w:hanging="720"/>
        <w:rPr/>
      </w:pPr>
      <w:bookmarkStart w:colFirst="0" w:colLast="0" w:name="_heading=h.46r0co2" w:id="50"/>
      <w:bookmarkEnd w:id="50"/>
      <w:r w:rsidDel="00000000" w:rsidR="00000000" w:rsidRPr="00000000">
        <w:rPr>
          <w:rtl w:val="0"/>
        </w:rPr>
        <w:t xml:space="preserve">Source Data Filter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Active equipment’s filtered by DEPT_CD “0803”</w:t>
      </w:r>
    </w:p>
    <w:p w:rsidR="00000000" w:rsidDel="00000000" w:rsidP="00000000" w:rsidRDefault="00000000" w:rsidRPr="00000000" w14:paraId="00000161">
      <w:pPr>
        <w:pStyle w:val="Heading3"/>
        <w:numPr>
          <w:ilvl w:val="2"/>
          <w:numId w:val="12"/>
        </w:numPr>
        <w:ind w:left="720" w:hanging="720"/>
        <w:rPr/>
      </w:pPr>
      <w:bookmarkStart w:colFirst="0" w:colLast="0" w:name="_heading=h.2lwamvv" w:id="51"/>
      <w:bookmarkEnd w:id="51"/>
      <w:r w:rsidDel="00000000" w:rsidR="00000000" w:rsidRPr="00000000">
        <w:rPr>
          <w:rtl w:val="0"/>
        </w:rPr>
        <w:t xml:space="preserve">Column Mapping</w:t>
      </w:r>
      <w:r w:rsidDel="00000000" w:rsidR="00000000" w:rsidRPr="00000000">
        <w:br w:type="page"/>
      </w:r>
      <w:r w:rsidDel="00000000" w:rsidR="00000000" w:rsidRPr="00000000">
        <w:rPr>
          <w:rtl w:val="0"/>
        </w:rPr>
      </w:r>
    </w:p>
    <w:p w:rsidR="00000000" w:rsidDel="00000000" w:rsidP="00000000" w:rsidRDefault="00000000" w:rsidRPr="00000000" w14:paraId="00000162">
      <w:pPr>
        <w:widowControl w:val="1"/>
        <w:spacing w:after="0" w:before="0" w:lineRule="auto"/>
        <w:rPr/>
      </w:pPr>
      <w:r w:rsidDel="00000000" w:rsidR="00000000" w:rsidRPr="00000000">
        <w:rPr>
          <w:rtl w:val="0"/>
        </w:rPr>
        <w:t xml:space="preserve">Table 9 below outlines equipment master data.</w:t>
      </w:r>
      <w:sdt>
        <w:sdtPr>
          <w:tag w:val="goog_rdk_62"/>
        </w:sdtPr>
        <w:sdtContent>
          <w:commentRangeStart w:id="62"/>
        </w:sdtContent>
      </w:sdt>
      <w:sdt>
        <w:sdtPr>
          <w:tag w:val="goog_rdk_63"/>
        </w:sdtPr>
        <w:sdtContent>
          <w:commentRangeStart w:id="63"/>
        </w:sdtContent>
      </w:sdt>
      <w:sdt>
        <w:sdtPr>
          <w:tag w:val="goog_rdk_64"/>
        </w:sdtPr>
        <w:sdtContent>
          <w:commentRangeStart w:id="64"/>
        </w:sdtContent>
      </w:sdt>
      <w:sdt>
        <w:sdtPr>
          <w:tag w:val="goog_rdk_65"/>
        </w:sdtPr>
        <w:sdtContent>
          <w:commentRangeStart w:id="65"/>
        </w:sdtContent>
      </w:sdt>
      <w:sdt>
        <w:sdtPr>
          <w:tag w:val="goog_rdk_66"/>
        </w:sdtPr>
        <w:sdtContent>
          <w:commentRangeStart w:id="66"/>
        </w:sdtContent>
      </w:sdt>
      <w:sdt>
        <w:sdtPr>
          <w:tag w:val="goog_rdk_67"/>
        </w:sdtPr>
        <w:sdtContent>
          <w:commentRangeStart w:id="67"/>
        </w:sdtContent>
      </w:sdt>
      <w:r w:rsidDel="00000000" w:rsidR="00000000" w:rsidRPr="00000000">
        <w:rPr>
          <w:rtl w:val="0"/>
        </w:rPr>
      </w:r>
    </w:p>
    <w:p w:rsidR="00000000" w:rsidDel="00000000" w:rsidP="00000000" w:rsidRDefault="00000000" w:rsidRPr="00000000" w14:paraId="00000163">
      <w:pPr>
        <w:widowControl w:val="1"/>
        <w:spacing w:after="0" w:before="0" w:lineRule="auto"/>
        <w:ind w:left="-1170" w:firstLine="0"/>
        <w:rPr/>
      </w:pPr>
      <w:commentRangeEnd w:id="62"/>
      <w:r w:rsidDel="00000000" w:rsidR="00000000" w:rsidRPr="00000000">
        <w:commentReference w:id="62"/>
      </w:r>
      <w:commentRangeEnd w:id="63"/>
      <w:r w:rsidDel="00000000" w:rsidR="00000000" w:rsidRPr="00000000">
        <w:commentReference w:id="63"/>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commentRangeEnd w:id="67"/>
      <w:r w:rsidDel="00000000" w:rsidR="00000000" w:rsidRPr="00000000">
        <w:commentReference w:id="67"/>
      </w:r>
      <w:r w:rsidDel="00000000" w:rsidR="00000000" w:rsidRPr="00000000">
        <w:rPr/>
        <w:drawing>
          <wp:inline distB="0" distT="0" distL="0" distR="0">
            <wp:extent cx="7411507" cy="5281491"/>
            <wp:effectExtent b="0" l="0" r="0" t="0"/>
            <wp:docPr id="2077805947"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7411507" cy="5281491"/>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111kx3o" w:id="52"/>
      <w:bookmarkEnd w:id="52"/>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9 – Equipment Master Data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numPr>
          <w:ilvl w:val="1"/>
          <w:numId w:val="12"/>
        </w:numPr>
        <w:ind w:left="576" w:hanging="576"/>
        <w:rPr/>
      </w:pPr>
      <w:bookmarkStart w:colFirst="0" w:colLast="0" w:name="_heading=h.3l18frh" w:id="53"/>
      <w:bookmarkEnd w:id="53"/>
      <w:r w:rsidDel="00000000" w:rsidR="00000000" w:rsidRPr="00000000">
        <w:rPr>
          <w:rtl w:val="0"/>
        </w:rPr>
        <w:t xml:space="preserve">Material Interface Schema (MAT)</w:t>
      </w:r>
    </w:p>
    <w:p w:rsidR="00000000" w:rsidDel="00000000" w:rsidP="00000000" w:rsidRDefault="00000000" w:rsidRPr="00000000" w14:paraId="0000016F">
      <w:pPr>
        <w:rPr/>
      </w:pPr>
      <w:r w:rsidDel="00000000" w:rsidR="00000000" w:rsidRPr="00000000">
        <w:rPr>
          <w:rtl w:val="0"/>
        </w:rPr>
        <w:t xml:space="preserve">Table 10 below outlines the Whitepaper MAT interface.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233300</wp:posOffset>
            </wp:positionV>
            <wp:extent cx="5943600" cy="1498600"/>
            <wp:effectExtent b="0" l="0" r="0" t="0"/>
            <wp:wrapTopAndBottom distB="0" distT="0"/>
            <wp:docPr id="207780590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1498600"/>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06ipza" w:id="54"/>
      <w:bookmarkEnd w:id="54"/>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10 – Whitepaper Reference for MAT Interface</w:t>
      </w:r>
    </w:p>
    <w:p w:rsidR="00000000" w:rsidDel="00000000" w:rsidP="00000000" w:rsidRDefault="00000000" w:rsidRPr="00000000" w14:paraId="00000171">
      <w:pPr>
        <w:pStyle w:val="Heading3"/>
        <w:numPr>
          <w:ilvl w:val="2"/>
          <w:numId w:val="12"/>
        </w:numPr>
        <w:ind w:left="720" w:hanging="720"/>
        <w:rPr/>
      </w:pPr>
      <w:bookmarkStart w:colFirst="0" w:colLast="0" w:name="_heading=h.4k668n3" w:id="55"/>
      <w:bookmarkEnd w:id="55"/>
      <w:r w:rsidDel="00000000" w:rsidR="00000000" w:rsidRPr="00000000">
        <w:rPr>
          <w:rtl w:val="0"/>
        </w:rPr>
        <w:t xml:space="preserve">Process</w:t>
      </w:r>
    </w:p>
    <w:p w:rsidR="00000000" w:rsidDel="00000000" w:rsidP="00000000" w:rsidRDefault="00000000" w:rsidRPr="00000000" w14:paraId="00000172">
      <w:pPr>
        <w:rPr/>
      </w:pPr>
      <w:r w:rsidDel="00000000" w:rsidR="00000000" w:rsidRPr="00000000">
        <w:rPr>
          <w:rtl w:val="0"/>
        </w:rPr>
        <w:t xml:space="preserve">This integration process imports material master data from wvOASIS into TAMS daily. This data pertains to the actual Materials used from Consumable Inventory in OASIS when integrating actual cost data from wvOASIS. TAMS will also extract material classification master data from this data set, since WVDOH does not store material classifications master data separately. Unique </w:t>
      </w:r>
      <w:r w:rsidDel="00000000" w:rsidR="00000000" w:rsidRPr="00000000">
        <w:rPr>
          <w:b w:val="1"/>
          <w:rtl w:val="0"/>
        </w:rPr>
        <w:t xml:space="preserve">STK_COMM_CD</w:t>
      </w:r>
      <w:r w:rsidDel="00000000" w:rsidR="00000000" w:rsidRPr="00000000">
        <w:rPr>
          <w:rtl w:val="0"/>
        </w:rPr>
        <w:t xml:space="preserve"> will be stored as material classifications in dTIMS with the first </w:t>
      </w:r>
      <w:r w:rsidDel="00000000" w:rsidR="00000000" w:rsidRPr="00000000">
        <w:rPr>
          <w:b w:val="1"/>
          <w:rtl w:val="0"/>
        </w:rPr>
        <w:t xml:space="preserve">STK_ITM_DSCR </w:t>
      </w:r>
      <w:r w:rsidDel="00000000" w:rsidR="00000000" w:rsidRPr="00000000">
        <w:rPr>
          <w:rtl w:val="0"/>
        </w:rPr>
        <w:t xml:space="preserve">as the classification name.</w:t>
      </w:r>
    </w:p>
    <w:p w:rsidR="00000000" w:rsidDel="00000000" w:rsidP="00000000" w:rsidRDefault="00000000" w:rsidRPr="00000000" w14:paraId="00000173">
      <w:pPr>
        <w:rPr/>
      </w:pPr>
      <w:r w:rsidDel="00000000" w:rsidR="00000000" w:rsidRPr="00000000">
        <w:rPr>
          <w:rtl w:val="0"/>
        </w:rPr>
        <w:t xml:space="preserve">TAMS will update the entire OM Material data set daily for which dTIMS OM will require a unique ID to identify each material. A material record not received from wvOASIS will be marked as inactive in TAMS. However, Equipment Classifications will not be deactivated as it is considered master data. wvOASIS will generate one CSV file on their FTP servers daily for TAMS to consume once a day. </w:t>
      </w:r>
    </w:p>
    <w:p w:rsidR="00000000" w:rsidDel="00000000" w:rsidP="00000000" w:rsidRDefault="00000000" w:rsidRPr="00000000" w14:paraId="00000174">
      <w:pPr>
        <w:rPr/>
      </w:pPr>
      <w:r w:rsidDel="00000000" w:rsidR="00000000" w:rsidRPr="00000000">
        <w:rPr>
          <w:rtl w:val="0"/>
        </w:rPr>
        <w:t xml:space="preserve">Assumptions:</w:t>
      </w:r>
    </w:p>
    <w:p w:rsidR="00000000" w:rsidDel="00000000" w:rsidP="00000000" w:rsidRDefault="00000000" w:rsidRPr="00000000" w14:paraId="000001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active inventory records are sent in the CSV file.</w:t>
      </w:r>
    </w:p>
    <w:p w:rsidR="00000000" w:rsidDel="00000000" w:rsidP="00000000" w:rsidRDefault="00000000" w:rsidRPr="00000000" w14:paraId="000001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Materials and material classifications will only be inserted in TAMS if all reference IDs (UNIT_CD, ISS_UOM, etc.) on the record exist in the TAMS master data. If the reference IDs are missing or do not exist in the TAMS master data, the record will not be inserted, and details of the record will be logged as an error.</w:t>
      </w:r>
    </w:p>
    <w:p w:rsidR="00000000" w:rsidDel="00000000" w:rsidP="00000000" w:rsidRDefault="00000000" w:rsidRPr="00000000" w14:paraId="00000177">
      <w:pPr>
        <w:pStyle w:val="Heading3"/>
        <w:numPr>
          <w:ilvl w:val="2"/>
          <w:numId w:val="12"/>
        </w:numPr>
        <w:ind w:left="720" w:hanging="720"/>
        <w:rPr>
          <w:rFonts w:ascii="Calibri" w:cs="Calibri" w:eastAsia="Calibri" w:hAnsi="Calibri"/>
        </w:rPr>
      </w:pPr>
      <w:bookmarkStart w:colFirst="0" w:colLast="0" w:name="_heading=h.2zbgiuw" w:id="56"/>
      <w:bookmarkEnd w:id="56"/>
      <w:r w:rsidDel="00000000" w:rsidR="00000000" w:rsidRPr="00000000">
        <w:rPr>
          <w:rtl w:val="0"/>
        </w:rPr>
        <w:t xml:space="preserve">Interface ID</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I.391_OM_0803_MAT (Also mentioned in Appendix - Table 19)</w:t>
      </w:r>
    </w:p>
    <w:p w:rsidR="00000000" w:rsidDel="00000000" w:rsidP="00000000" w:rsidRDefault="00000000" w:rsidRPr="00000000" w14:paraId="00000179">
      <w:pPr>
        <w:pStyle w:val="Heading3"/>
        <w:numPr>
          <w:ilvl w:val="2"/>
          <w:numId w:val="12"/>
        </w:numPr>
        <w:ind w:left="720" w:hanging="720"/>
        <w:rPr/>
      </w:pPr>
      <w:bookmarkStart w:colFirst="0" w:colLast="0" w:name="_heading=h.1egqt2p" w:id="57"/>
      <w:bookmarkEnd w:id="57"/>
      <w:r w:rsidDel="00000000" w:rsidR="00000000" w:rsidRPr="00000000">
        <w:rPr>
          <w:rtl w:val="0"/>
        </w:rPr>
        <w:t xml:space="preserve">CSV File Name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I.391_OM_0803_MAT_20230209141500.csv</w:t>
      </w:r>
    </w:p>
    <w:p w:rsidR="00000000" w:rsidDel="00000000" w:rsidP="00000000" w:rsidRDefault="00000000" w:rsidRPr="00000000" w14:paraId="0000017B">
      <w:pPr>
        <w:pStyle w:val="Heading3"/>
        <w:numPr>
          <w:ilvl w:val="2"/>
          <w:numId w:val="12"/>
        </w:numPr>
        <w:ind w:left="720" w:hanging="720"/>
        <w:rPr/>
      </w:pPr>
      <w:bookmarkStart w:colFirst="0" w:colLast="0" w:name="_heading=h.3ygebqi" w:id="58"/>
      <w:bookmarkEnd w:id="58"/>
      <w:r w:rsidDel="00000000" w:rsidR="00000000" w:rsidRPr="00000000">
        <w:rPr>
          <w:rtl w:val="0"/>
        </w:rPr>
        <w:t xml:space="preserve">Frequency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dTIMS Integrations Solution will execute this integration daily at 7AM. wvOASIS will generate this file after the FIN AD chain is completed at 6AM</w:t>
      </w:r>
      <w:sdt>
        <w:sdtPr>
          <w:tag w:val="goog_rdk_68"/>
        </w:sdtPr>
        <w:sdtContent>
          <w:commentRangeStart w:id="68"/>
        </w:sdtContent>
      </w:sdt>
      <w:sdt>
        <w:sdtPr>
          <w:tag w:val="goog_rdk_69"/>
        </w:sdtPr>
        <w:sdtContent>
          <w:commentRangeStart w:id="69"/>
        </w:sdtContent>
      </w:sdt>
      <w:sdt>
        <w:sdtPr>
          <w:tag w:val="goog_rdk_70"/>
        </w:sdtPr>
        <w:sdtContent>
          <w:commentRangeStart w:id="70"/>
        </w:sdtContent>
      </w:sdt>
      <w:sdt>
        <w:sdtPr>
          <w:tag w:val="goog_rdk_71"/>
        </w:sdtPr>
        <w:sdtContent>
          <w:commentRangeStart w:id="71"/>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commentRangeEnd w:id="68"/>
      <w:r w:rsidDel="00000000" w:rsidR="00000000" w:rsidRPr="00000000">
        <w:commentReference w:id="68"/>
      </w:r>
      <w:commentRangeEnd w:id="69"/>
      <w:r w:rsidDel="00000000" w:rsidR="00000000" w:rsidRPr="00000000">
        <w:commentReference w:id="69"/>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17D">
      <w:pPr>
        <w:pStyle w:val="Heading3"/>
        <w:numPr>
          <w:ilvl w:val="2"/>
          <w:numId w:val="12"/>
        </w:numPr>
        <w:ind w:left="720" w:hanging="720"/>
        <w:rPr/>
      </w:pPr>
      <w:bookmarkStart w:colFirst="0" w:colLast="0" w:name="_heading=h.2dlolyb" w:id="59"/>
      <w:bookmarkEnd w:id="59"/>
      <w:r w:rsidDel="00000000" w:rsidR="00000000" w:rsidRPr="00000000">
        <w:rPr>
          <w:rtl w:val="0"/>
        </w:rPr>
        <w:t xml:space="preserve">Volume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~40k</w:t>
      </w:r>
    </w:p>
    <w:p w:rsidR="00000000" w:rsidDel="00000000" w:rsidP="00000000" w:rsidRDefault="00000000" w:rsidRPr="00000000" w14:paraId="0000017F">
      <w:pPr>
        <w:pStyle w:val="Heading3"/>
        <w:numPr>
          <w:ilvl w:val="2"/>
          <w:numId w:val="12"/>
        </w:numPr>
        <w:ind w:left="720" w:hanging="720"/>
        <w:rPr/>
      </w:pPr>
      <w:bookmarkStart w:colFirst="0" w:colLast="0" w:name="_heading=h.sqyw64" w:id="60"/>
      <w:bookmarkEnd w:id="60"/>
      <w:r w:rsidDel="00000000" w:rsidR="00000000" w:rsidRPr="00000000">
        <w:rPr>
          <w:rtl w:val="0"/>
        </w:rPr>
        <w:t xml:space="preserve">Integration Methodology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CSV file</w:t>
      </w:r>
    </w:p>
    <w:p w:rsidR="00000000" w:rsidDel="00000000" w:rsidP="00000000" w:rsidRDefault="00000000" w:rsidRPr="00000000" w14:paraId="00000181">
      <w:pPr>
        <w:pStyle w:val="Heading3"/>
        <w:numPr>
          <w:ilvl w:val="2"/>
          <w:numId w:val="12"/>
        </w:numPr>
        <w:ind w:left="720" w:hanging="720"/>
        <w:rPr/>
      </w:pPr>
      <w:bookmarkStart w:colFirst="0" w:colLast="0" w:name="_heading=h.3cqmetx" w:id="61"/>
      <w:bookmarkEnd w:id="61"/>
      <w:r w:rsidDel="00000000" w:rsidR="00000000" w:rsidRPr="00000000">
        <w:rPr>
          <w:rtl w:val="0"/>
        </w:rPr>
        <w:t xml:space="preserve">Field Mapping and Data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Material data will be imported into TAMS through a CSV file named “I.391_OM_0803_MAT_20230209141500.csv”. This table lists the source and target field mappings.</w:t>
      </w:r>
    </w:p>
    <w:p w:rsidR="00000000" w:rsidDel="00000000" w:rsidP="00000000" w:rsidRDefault="00000000" w:rsidRPr="00000000" w14:paraId="00000183">
      <w:pPr>
        <w:pStyle w:val="Heading3"/>
        <w:numPr>
          <w:ilvl w:val="2"/>
          <w:numId w:val="12"/>
        </w:numPr>
        <w:ind w:left="720" w:hanging="720"/>
        <w:rPr/>
      </w:pPr>
      <w:bookmarkStart w:colFirst="0" w:colLast="0" w:name="_heading=h.1rvwp1q" w:id="62"/>
      <w:bookmarkEnd w:id="62"/>
      <w:r w:rsidDel="00000000" w:rsidR="00000000" w:rsidRPr="00000000">
        <w:rPr>
          <w:rtl w:val="0"/>
        </w:rPr>
        <w:t xml:space="preserve">Source Data Filter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 stockpile inventory filtered by DEPT_CD “0803”.</w:t>
      </w:r>
    </w:p>
    <w:p w:rsidR="00000000" w:rsidDel="00000000" w:rsidP="00000000" w:rsidRDefault="00000000" w:rsidRPr="00000000" w14:paraId="00000185">
      <w:pPr>
        <w:pStyle w:val="Heading3"/>
        <w:numPr>
          <w:ilvl w:val="2"/>
          <w:numId w:val="12"/>
        </w:numPr>
        <w:ind w:left="720" w:hanging="720"/>
        <w:rPr/>
      </w:pPr>
      <w:bookmarkStart w:colFirst="0" w:colLast="0" w:name="_heading=h.4bvk7pj" w:id="63"/>
      <w:bookmarkEnd w:id="63"/>
      <w:r w:rsidDel="00000000" w:rsidR="00000000" w:rsidRPr="00000000">
        <w:rPr>
          <w:rtl w:val="0"/>
        </w:rPr>
        <w:t xml:space="preserve">Column Mapping</w:t>
      </w:r>
      <w:r w:rsidDel="00000000" w:rsidR="00000000" w:rsidRPr="00000000">
        <w:br w:type="page"/>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Table 11 below outlines material master data.</w:t>
      </w:r>
      <w:sdt>
        <w:sdtPr>
          <w:tag w:val="goog_rdk_72"/>
        </w:sdtPr>
        <w:sdtContent>
          <w:commentRangeStart w:id="72"/>
        </w:sdtContent>
      </w:sdt>
      <w:sdt>
        <w:sdtPr>
          <w:tag w:val="goog_rdk_73"/>
        </w:sdtPr>
        <w:sdtContent>
          <w:commentRangeStart w:id="73"/>
        </w:sdtContent>
      </w:sdt>
      <w:sdt>
        <w:sdtPr>
          <w:tag w:val="goog_rdk_74"/>
        </w:sdtPr>
        <w:sdtContent>
          <w:commentRangeStart w:id="74"/>
        </w:sdtContent>
      </w:sdt>
      <w:sdt>
        <w:sdtPr>
          <w:tag w:val="goog_rdk_75"/>
        </w:sdtPr>
        <w:sdtContent>
          <w:commentRangeStart w:id="75"/>
        </w:sdtContent>
      </w:sdt>
      <w:r w:rsidDel="00000000" w:rsidR="00000000" w:rsidRPr="00000000">
        <w:rPr>
          <w:rtl w:val="0"/>
        </w:rPr>
      </w:r>
    </w:p>
    <w:p w:rsidR="00000000" w:rsidDel="00000000" w:rsidP="00000000" w:rsidRDefault="00000000" w:rsidRPr="00000000" w14:paraId="00000187">
      <w:pPr>
        <w:ind w:left="-1170" w:firstLine="0"/>
        <w:rPr/>
      </w:pP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drawing>
          <wp:inline distB="0" distT="0" distL="0" distR="0">
            <wp:extent cx="7455670" cy="4341972"/>
            <wp:effectExtent b="0" l="0" r="0" t="0"/>
            <wp:docPr id="2077805948"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7455670" cy="434197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r0uhxc" w:id="64"/>
      <w:bookmarkEnd w:id="64"/>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11 – Material Master Data</w:t>
      </w:r>
    </w:p>
    <w:p w:rsidR="00000000" w:rsidDel="00000000" w:rsidP="00000000" w:rsidRDefault="00000000" w:rsidRPr="00000000" w14:paraId="00000189">
      <w:pPr>
        <w:pStyle w:val="Heading2"/>
        <w:ind w:left="576" w:hanging="576"/>
        <w:rPr/>
      </w:pPr>
      <w:r w:rsidDel="00000000" w:rsidR="00000000" w:rsidRPr="00000000">
        <w:rPr>
          <w:rtl w:val="0"/>
        </w:rPr>
        <w:tab/>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numPr>
          <w:ilvl w:val="1"/>
          <w:numId w:val="12"/>
        </w:numPr>
        <w:ind w:left="576" w:hanging="576"/>
        <w:rPr/>
      </w:pPr>
      <w:bookmarkStart w:colFirst="0" w:colLast="0" w:name="_heading=h.1664s55" w:id="65"/>
      <w:bookmarkEnd w:id="65"/>
      <w:r w:rsidDel="00000000" w:rsidR="00000000" w:rsidRPr="00000000">
        <w:rPr>
          <w:rtl w:val="0"/>
        </w:rPr>
        <w:t xml:space="preserve">Task Interface Schema (TASK)</w:t>
      </w:r>
    </w:p>
    <w:p w:rsidR="00000000" w:rsidDel="00000000" w:rsidP="00000000" w:rsidRDefault="00000000" w:rsidRPr="00000000" w14:paraId="00000197">
      <w:pPr>
        <w:rPr/>
      </w:pPr>
      <w:r w:rsidDel="00000000" w:rsidR="00000000" w:rsidRPr="00000000">
        <w:rPr>
          <w:rtl w:val="0"/>
        </w:rPr>
        <w:t xml:space="preserve">There are three integrations in the Task Interface. The first integration, ‘Create Task Order,’ allows an authorized TAMS user to generate a wvOASIS Task Order from a Task in TAMS. The second integration, ‘Close Task Order,’ allows an authorized TAMS user to provide an update to wvOASIS that a Task Order is no longer active. The third integration, “Reactivate Task Order”, allows an authorized TAMS user to provide an update to wvOASIS that a Task Order is active once again.</w:t>
      </w:r>
    </w:p>
    <w:p w:rsidR="00000000" w:rsidDel="00000000" w:rsidP="00000000" w:rsidRDefault="00000000" w:rsidRPr="00000000" w14:paraId="00000198">
      <w:pPr>
        <w:rPr/>
      </w:pPr>
      <w:r w:rsidDel="00000000" w:rsidR="00000000" w:rsidRPr="00000000">
        <w:rPr>
          <w:rtl w:val="0"/>
        </w:rPr>
        <w:t xml:space="preserve">Table 12 below outlines the White Paper Reference for this interface.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192993</wp:posOffset>
            </wp:positionV>
            <wp:extent cx="5943600" cy="822960"/>
            <wp:effectExtent b="0" l="0" r="0" t="0"/>
            <wp:wrapTopAndBottom distB="0" distT="0"/>
            <wp:docPr id="2077805918"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822960"/>
                    </a:xfrm>
                    <a:prstGeom prst="rect"/>
                    <a:ln/>
                  </pic:spPr>
                </pic:pic>
              </a:graphicData>
            </a:graphic>
          </wp:anchor>
        </w:draw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q5sasy" w:id="66"/>
      <w:bookmarkEnd w:id="66"/>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12 - White Paper Reference for TASK Interface</w:t>
      </w:r>
    </w:p>
    <w:p w:rsidR="00000000" w:rsidDel="00000000" w:rsidP="00000000" w:rsidRDefault="00000000" w:rsidRPr="00000000" w14:paraId="0000019A">
      <w:pPr>
        <w:pStyle w:val="Heading3"/>
        <w:numPr>
          <w:ilvl w:val="2"/>
          <w:numId w:val="12"/>
        </w:numPr>
        <w:ind w:left="720" w:hanging="720"/>
        <w:rPr/>
      </w:pPr>
      <w:bookmarkStart w:colFirst="0" w:colLast="0" w:name="_heading=h.25b2l0r" w:id="67"/>
      <w:bookmarkEnd w:id="67"/>
      <w:r w:rsidDel="00000000" w:rsidR="00000000" w:rsidRPr="00000000">
        <w:rPr>
          <w:rtl w:val="0"/>
        </w:rPr>
        <w:t xml:space="preserve">Process</w:t>
      </w:r>
    </w:p>
    <w:p w:rsidR="00000000" w:rsidDel="00000000" w:rsidP="00000000" w:rsidRDefault="00000000" w:rsidRPr="00000000" w14:paraId="0000019B">
      <w:pPr>
        <w:pStyle w:val="Heading3"/>
        <w:numPr>
          <w:ilvl w:val="3"/>
          <w:numId w:val="12"/>
        </w:numPr>
        <w:ind w:left="864" w:hanging="864"/>
        <w:rPr/>
      </w:pPr>
      <w:bookmarkStart w:colFirst="0" w:colLast="0" w:name="_heading=h.kgcv8k" w:id="68"/>
      <w:bookmarkEnd w:id="68"/>
      <w:r w:rsidDel="00000000" w:rsidR="00000000" w:rsidRPr="00000000">
        <w:rPr>
          <w:rtl w:val="0"/>
        </w:rPr>
        <w:t xml:space="preserve">Create Task Order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integration process creates a dTIMS OM Task in wvOASIS.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Task in dTIMS OM is ready to be submitted to wvOASIS, the user will select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Submit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button on the Task form. This action uses a wvOASIS web service to create a Task Order in wvOASIS.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or more Task Orders could be created in wvOASIS as well, through the dTIMS OM Grid view, by selecting multiple dTIMS OM Tasks.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a Task Order is inserted into wvOASIS successfully, the dTIMS OM Task Status will change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the Account Codes, Organization and Activity Definition fields will be read-only. The Task Order Identifier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TASK_ORD_CD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generated by dTIMS OM will be stored and displayed 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Task Order 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field on the dTIMS OM Task.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Submit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will no longer be displayed to the user, preventing the user from submitting the same Task more than once.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Submit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is unsuccessful, the dTIMS OM Task Status will remain unchanged and the user will see a message indicating the </w:t>
      </w:r>
      <w:sdt>
        <w:sdtPr>
          <w:tag w:val="goog_rdk_76"/>
        </w:sdtPr>
        <w:sdtContent>
          <w:commentRangeStart w:id="76"/>
        </w:sdtContent>
      </w:sdt>
      <w:sdt>
        <w:sdtPr>
          <w:tag w:val="goog_rdk_77"/>
        </w:sdtPr>
        <w:sdtContent>
          <w:commentRangeStart w:id="77"/>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failure</w:t>
      </w:r>
      <w:commentRangeEnd w:id="76"/>
      <w:r w:rsidDel="00000000" w:rsidR="00000000" w:rsidRPr="00000000">
        <w:commentReference w:id="76"/>
      </w:r>
      <w:commentRangeEnd w:id="77"/>
      <w:r w:rsidDel="00000000" w:rsidR="00000000" w:rsidRPr="00000000">
        <w:commentReference w:id="77"/>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most common reason for error is when a dTIMS OM Task is set with an invalid account code. The failure message will indicate the details of the error. The user can resolve validation errors by modifying the dTIMS OM Task form field values and clicking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Submit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button again. If the error is due to the inability to connect to the wvOASIS web service, the user would contact Deighton Support, who would then contact WVDOH Support to fix the wvOASIS server/web service errors.</w:t>
      </w:r>
    </w:p>
    <w:p w:rsidR="00000000" w:rsidDel="00000000" w:rsidP="00000000" w:rsidRDefault="00000000" w:rsidRPr="00000000" w14:paraId="000001A1">
      <w:pPr>
        <w:pStyle w:val="Heading3"/>
        <w:numPr>
          <w:ilvl w:val="3"/>
          <w:numId w:val="12"/>
        </w:numPr>
        <w:ind w:left="864" w:hanging="864"/>
        <w:rPr/>
      </w:pPr>
      <w:bookmarkStart w:colFirst="0" w:colLast="0" w:name="_heading=h.34g0dwd" w:id="69"/>
      <w:bookmarkEnd w:id="69"/>
      <w:r w:rsidDel="00000000" w:rsidR="00000000" w:rsidRPr="00000000">
        <w:rPr>
          <w:rtl w:val="0"/>
        </w:rPr>
        <w:t xml:space="preserve">Close Task Order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the tasks are executed, active tasks will be set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status using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Complete Task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action on the dTIMS OM Task Form or Grid view.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tasks can be set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Closed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status using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Close Task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action on the dTIMS OM Task Form or Grid view.</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Close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button is selected, the same wvOASIS web service is called again to update the Task Order as inactive in wvOASIS, by setting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ACT_FL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w:t>
      </w:r>
      <w:sdt>
        <w:sdtPr>
          <w:tag w:val="goog_rdk_78"/>
        </w:sdtPr>
        <w:sdtContent>
          <w:commentRangeStart w:id="78"/>
        </w:sdtContent>
      </w:sdt>
      <w:sdt>
        <w:sdtPr>
          <w:tag w:val="goog_rdk_79"/>
        </w:sdtPr>
        <w:sdtContent>
          <w:commentRangeStart w:id="79"/>
        </w:sdtContent>
      </w:sd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false</w:t>
      </w:r>
      <w:commentRangeEnd w:id="78"/>
      <w:r w:rsidDel="00000000" w:rsidR="00000000" w:rsidRPr="00000000">
        <w:commentReference w:id="78"/>
      </w:r>
      <w:commentRangeEnd w:id="79"/>
      <w:r w:rsidDel="00000000" w:rsidR="00000000" w:rsidRPr="00000000">
        <w:commentReference w:id="79"/>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Close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is unsuccessful, the dTIMS OM Task Status will remain unchanged and the user will see a message indicating the failure. The failure message will indicate the details of the error. If the error is due to the inability to connect to the wvOASIS web service, the user would contact Deighton Support, who would then contact WVDOH Support to fix the wvOASIS server/web service errors.</w:t>
      </w:r>
    </w:p>
    <w:p w:rsidR="00000000" w:rsidDel="00000000" w:rsidP="00000000" w:rsidRDefault="00000000" w:rsidRPr="00000000" w14:paraId="000001A5">
      <w:pPr>
        <w:pStyle w:val="Heading3"/>
        <w:numPr>
          <w:ilvl w:val="3"/>
          <w:numId w:val="12"/>
        </w:numPr>
        <w:ind w:left="864" w:hanging="864"/>
        <w:rPr/>
      </w:pPr>
      <w:bookmarkStart w:colFirst="0" w:colLast="0" w:name="_heading=h.1jlao46" w:id="70"/>
      <w:bookmarkEnd w:id="70"/>
      <w:r w:rsidDel="00000000" w:rsidR="00000000" w:rsidRPr="00000000">
        <w:rPr>
          <w:rtl w:val="0"/>
        </w:rPr>
        <w:t xml:space="preserve">Reopen Task Order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Closed Tasks can be reopened using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Reopen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on the dTIMS OM Task Form or Grid view.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Reopen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button is selected, the wvOASIS web service is called to update the Task Order as active in wvOASIS once again, by setting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ACT_FL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flag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Reopen Task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action is successful, the dTIMS OM Task status is changed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Reopen Task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action is unsuccessful, the dTIMS OM Task Status will remain unchanged and the user will see a message indicating the failure. The failure message will indicate the details of the error. If the error is due to the inability to connect to the wvOASIS web service, the user would contact Deighton Support, who would then contact WVDOH Support to fix the wvOASIS server/web service errors.</w:t>
      </w:r>
    </w:p>
    <w:p w:rsidR="00000000" w:rsidDel="00000000" w:rsidP="00000000" w:rsidRDefault="00000000" w:rsidRPr="00000000" w14:paraId="000001A9">
      <w:pPr>
        <w:pStyle w:val="Heading3"/>
        <w:numPr>
          <w:ilvl w:val="2"/>
          <w:numId w:val="12"/>
        </w:numPr>
        <w:ind w:left="720" w:hanging="720"/>
        <w:rPr>
          <w:rFonts w:ascii="Calibri" w:cs="Calibri" w:eastAsia="Calibri" w:hAnsi="Calibri"/>
          <w:i w:val="0"/>
          <w:color w:val="349dd7"/>
          <w:sz w:val="24"/>
          <w:szCs w:val="24"/>
        </w:rPr>
      </w:pPr>
      <w:bookmarkStart w:colFirst="0" w:colLast="0" w:name="_heading=h.43ky6rz" w:id="71"/>
      <w:bookmarkEnd w:id="71"/>
      <w:r w:rsidDel="00000000" w:rsidR="00000000" w:rsidRPr="00000000">
        <w:rPr>
          <w:rFonts w:ascii="Calibri" w:cs="Calibri" w:eastAsia="Calibri" w:hAnsi="Calibri"/>
          <w:i w:val="0"/>
          <w:color w:val="349dd7"/>
          <w:sz w:val="24"/>
          <w:szCs w:val="24"/>
          <w:rtl w:val="0"/>
        </w:rPr>
        <w:t xml:space="preserve">Security</w:t>
      </w:r>
    </w:p>
    <w:p w:rsidR="00000000" w:rsidDel="00000000" w:rsidP="00000000" w:rsidRDefault="00000000" w:rsidRPr="00000000" w14:paraId="000001AA">
      <w:pPr>
        <w:rPr/>
      </w:pPr>
      <w:r w:rsidDel="00000000" w:rsidR="00000000" w:rsidRPr="00000000">
        <w:rPr>
          <w:rtl w:val="0"/>
        </w:rPr>
        <w:t xml:space="preserve">dTIMS OM will generate the authentication token using the URL: </w:t>
      </w:r>
      <w:hyperlink r:id="rId32">
        <w:r w:rsidDel="00000000" w:rsidR="00000000" w:rsidRPr="00000000">
          <w:rPr>
            <w:rFonts w:ascii="Calibri" w:cs="Calibri" w:eastAsia="Calibri" w:hAnsi="Calibri"/>
            <w:color w:val="349dd7"/>
            <w:sz w:val="22"/>
            <w:szCs w:val="22"/>
            <w:u w:val="single"/>
            <w:rtl w:val="0"/>
          </w:rPr>
          <w:t xml:space="preserve">https://ist311.wvoasis.gov/istapifin11/advapi/jaxrs/AuthenticationToken</w:t>
        </w:r>
      </w:hyperlink>
      <w:r w:rsidDel="00000000" w:rsidR="00000000" w:rsidRPr="00000000">
        <w:rPr>
          <w:rtl w:val="0"/>
        </w:rPr>
      </w:r>
    </w:p>
    <w:p w:rsidR="00000000" w:rsidDel="00000000" w:rsidP="00000000" w:rsidRDefault="00000000" w:rsidRPr="00000000" w14:paraId="000001AB">
      <w:pPr>
        <w:rPr>
          <w:rFonts w:ascii="Calibri" w:cs="Calibri" w:eastAsia="Calibri" w:hAnsi="Calibri"/>
          <w:color w:val="349dd7"/>
          <w:sz w:val="22"/>
          <w:szCs w:val="22"/>
          <w:u w:val="single"/>
        </w:rPr>
      </w:pPr>
      <w:r w:rsidDel="00000000" w:rsidR="00000000" w:rsidRPr="00000000">
        <w:rPr>
          <w:rtl w:val="0"/>
        </w:rPr>
        <w:t xml:space="preserve">The authentication token received will be used to insert a TaskOrder in OASIS using the url: </w:t>
      </w:r>
      <w:hyperlink r:id="rId33">
        <w:r w:rsidDel="00000000" w:rsidR="00000000" w:rsidRPr="00000000">
          <w:rPr>
            <w:rFonts w:ascii="Calibri" w:cs="Calibri" w:eastAsia="Calibri" w:hAnsi="Calibri"/>
            <w:color w:val="349dd7"/>
            <w:sz w:val="22"/>
            <w:szCs w:val="22"/>
            <w:u w:val="single"/>
            <w:rtl w:val="0"/>
          </w:rPr>
          <w:t xml:space="preserve">https://ist311.wvoasis.gov/istapifin11/advapi/jaxrs/ImportTable</w:t>
        </w:r>
      </w:hyperlink>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username and password required to access the web service is stored in the dTIMS OM configuration. The dTIMS OM UI will retrieve and use these credentials to generate an authentication token. The authentication token will be used to call the web service to insert or update a TaskOrder in the wvOASIS database.</w:t>
      </w:r>
    </w:p>
    <w:p w:rsidR="00000000" w:rsidDel="00000000" w:rsidP="00000000" w:rsidRDefault="00000000" w:rsidRPr="00000000" w14:paraId="000001AD">
      <w:pPr>
        <w:pStyle w:val="Heading3"/>
        <w:numPr>
          <w:ilvl w:val="2"/>
          <w:numId w:val="12"/>
        </w:numPr>
        <w:ind w:left="720" w:hanging="720"/>
        <w:rPr/>
      </w:pPr>
      <w:bookmarkStart w:colFirst="0" w:colLast="0" w:name="_heading=h.2iq8gzs" w:id="72"/>
      <w:bookmarkEnd w:id="72"/>
      <w:r w:rsidDel="00000000" w:rsidR="00000000" w:rsidRPr="00000000">
        <w:rPr>
          <w:rtl w:val="0"/>
        </w:rPr>
        <w:t xml:space="preserve">Frequency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On-Demand using a button from the dTIMS OM user interface. </w:t>
      </w:r>
    </w:p>
    <w:p w:rsidR="00000000" w:rsidDel="00000000" w:rsidP="00000000" w:rsidRDefault="00000000" w:rsidRPr="00000000" w14:paraId="000001AF">
      <w:pPr>
        <w:pStyle w:val="Heading3"/>
        <w:numPr>
          <w:ilvl w:val="2"/>
          <w:numId w:val="12"/>
        </w:numPr>
        <w:ind w:left="720" w:hanging="720"/>
        <w:rPr/>
      </w:pPr>
      <w:bookmarkStart w:colFirst="0" w:colLast="0" w:name="_heading=h.xvir7l" w:id="73"/>
      <w:bookmarkEnd w:id="73"/>
      <w:r w:rsidDel="00000000" w:rsidR="00000000" w:rsidRPr="00000000">
        <w:rPr>
          <w:rtl w:val="0"/>
        </w:rPr>
        <w:t xml:space="preserve">Volume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or more Tasks at a time.</w:t>
      </w:r>
    </w:p>
    <w:p w:rsidR="00000000" w:rsidDel="00000000" w:rsidP="00000000" w:rsidRDefault="00000000" w:rsidRPr="00000000" w14:paraId="000001B1">
      <w:pPr>
        <w:pStyle w:val="Heading3"/>
        <w:numPr>
          <w:ilvl w:val="2"/>
          <w:numId w:val="12"/>
        </w:numPr>
        <w:ind w:left="720" w:hanging="720"/>
        <w:rPr/>
      </w:pPr>
      <w:bookmarkStart w:colFirst="0" w:colLast="0" w:name="_heading=h.3hv69ve" w:id="74"/>
      <w:bookmarkEnd w:id="74"/>
      <w:r w:rsidDel="00000000" w:rsidR="00000000" w:rsidRPr="00000000">
        <w:rPr>
          <w:rtl w:val="0"/>
        </w:rPr>
        <w:t xml:space="preserve">Integration methodology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Advantage Financials web service.</w:t>
      </w:r>
    </w:p>
    <w:p w:rsidR="00000000" w:rsidDel="00000000" w:rsidP="00000000" w:rsidRDefault="00000000" w:rsidRPr="00000000" w14:paraId="000001B3">
      <w:pPr>
        <w:pStyle w:val="Heading3"/>
        <w:numPr>
          <w:ilvl w:val="2"/>
          <w:numId w:val="12"/>
        </w:numPr>
        <w:ind w:left="720" w:hanging="720"/>
        <w:rPr/>
      </w:pPr>
      <w:bookmarkStart w:colFirst="0" w:colLast="0" w:name="_heading=h.1x0gk37" w:id="75"/>
      <w:bookmarkEnd w:id="75"/>
      <w:r w:rsidDel="00000000" w:rsidR="00000000" w:rsidRPr="00000000">
        <w:rPr>
          <w:rtl w:val="0"/>
        </w:rPr>
        <w:t xml:space="preserve">Field Mappings</w:t>
      </w:r>
    </w:p>
    <w:p w:rsidR="00000000" w:rsidDel="00000000" w:rsidP="00000000" w:rsidRDefault="00000000" w:rsidRPr="00000000" w14:paraId="000001B4">
      <w:pPr>
        <w:pStyle w:val="Heading3"/>
        <w:numPr>
          <w:ilvl w:val="3"/>
          <w:numId w:val="12"/>
        </w:numPr>
        <w:ind w:left="864" w:hanging="864"/>
        <w:rPr/>
      </w:pPr>
      <w:bookmarkStart w:colFirst="0" w:colLast="0" w:name="_heading=h.4h042r0" w:id="76"/>
      <w:bookmarkEnd w:id="76"/>
      <w:r w:rsidDel="00000000" w:rsidR="00000000" w:rsidRPr="00000000">
        <w:rPr>
          <w:rtl w:val="0"/>
        </w:rPr>
        <w:t xml:space="preserve">Create Task Orders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user selects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Submit Task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action on the OM Task form or the OM Grid View, Task Orders are inserted into the wvOASIS TaskOrder table.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13 lists the dTIMS OM fields mapped to the CGI Advantage Financials web service parameters</w:t>
      </w:r>
      <w:sdt>
        <w:sdtPr>
          <w:tag w:val="goog_rdk_80"/>
        </w:sdtPr>
        <w:sdtContent>
          <w:commentRangeStart w:id="80"/>
        </w:sdtContent>
      </w:sdt>
      <w:sdt>
        <w:sdtPr>
          <w:tag w:val="goog_rdk_81"/>
        </w:sdtPr>
        <w:sdtContent>
          <w:commentRangeStart w:id="81"/>
        </w:sdtContent>
      </w:sdt>
      <w:sdt>
        <w:sdtPr>
          <w:tag w:val="goog_rdk_82"/>
        </w:sdtPr>
        <w:sdtContent>
          <w:commentRangeStart w:id="82"/>
        </w:sdtContent>
      </w:sdt>
      <w:sdt>
        <w:sdtPr>
          <w:tag w:val="goog_rdk_83"/>
        </w:sdtPr>
        <w:sdtContent>
          <w:commentRangeStart w:id="83"/>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commentRangeEnd w:id="80"/>
      <w:r w:rsidDel="00000000" w:rsidR="00000000" w:rsidRPr="00000000">
        <w:commentReference w:id="80"/>
      </w:r>
      <w:commentRangeEnd w:id="81"/>
      <w:r w:rsidDel="00000000" w:rsidR="00000000" w:rsidRPr="00000000">
        <w:commentReference w:id="81"/>
      </w:r>
      <w:commentRangeEnd w:id="82"/>
      <w:r w:rsidDel="00000000" w:rsidR="00000000" w:rsidRPr="00000000">
        <w:commentReference w:id="82"/>
      </w:r>
      <w:commentRangeEnd w:id="83"/>
      <w:r w:rsidDel="00000000" w:rsidR="00000000" w:rsidRPr="00000000">
        <w:commentReference w:id="83"/>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117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7483153" cy="4329995"/>
            <wp:effectExtent b="0" l="0" r="0" t="0"/>
            <wp:docPr id="2077805949" name="image58.png"/>
            <a:graphic>
              <a:graphicData uri="http://schemas.openxmlformats.org/drawingml/2006/picture">
                <pic:pic>
                  <pic:nvPicPr>
                    <pic:cNvPr id="0" name="image58.png"/>
                    <pic:cNvPicPr preferRelativeResize="0"/>
                  </pic:nvPicPr>
                  <pic:blipFill>
                    <a:blip r:embed="rId34"/>
                    <a:srcRect b="0" l="0" r="0" t="0"/>
                    <a:stretch>
                      <a:fillRect/>
                    </a:stretch>
                  </pic:blipFill>
                  <pic:spPr>
                    <a:xfrm>
                      <a:off x="0" y="0"/>
                      <a:ext cx="7483153" cy="432999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w5ecyt" w:id="77"/>
      <w:bookmarkEnd w:id="77"/>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13 – CGI Financials Web Service Parameters (Create Task Order)</w:t>
      </w:r>
    </w:p>
    <w:p w:rsidR="00000000" w:rsidDel="00000000" w:rsidP="00000000" w:rsidRDefault="00000000" w:rsidRPr="00000000" w14:paraId="000001BA">
      <w:pPr>
        <w:pStyle w:val="Heading3"/>
        <w:numPr>
          <w:ilvl w:val="3"/>
          <w:numId w:val="12"/>
        </w:numPr>
        <w:ind w:left="864" w:hanging="864"/>
        <w:rPr/>
      </w:pPr>
      <w:bookmarkStart w:colFirst="0" w:colLast="0" w:name="_heading=h.1baon6m" w:id="78"/>
      <w:bookmarkEnd w:id="78"/>
      <w:r w:rsidDel="00000000" w:rsidR="00000000" w:rsidRPr="00000000">
        <w:rPr>
          <w:rtl w:val="0"/>
        </w:rPr>
        <w:t xml:space="preserve">Close Task Orders</w:t>
      </w:r>
    </w:p>
    <w:p w:rsidR="00000000" w:rsidDel="00000000" w:rsidP="00000000" w:rsidRDefault="00000000" w:rsidRPr="00000000" w14:paraId="000001BB">
      <w:pPr>
        <w:rPr>
          <w:rFonts w:ascii="Calibri" w:cs="Calibri" w:eastAsia="Calibri" w:hAnsi="Calibri"/>
        </w:rPr>
      </w:pPr>
      <w:r w:rsidDel="00000000" w:rsidR="00000000" w:rsidRPr="00000000">
        <w:rPr>
          <w:rtl w:val="0"/>
        </w:rPr>
        <w:t xml:space="preserve">When a user selects the </w:t>
      </w:r>
      <w:r w:rsidDel="00000000" w:rsidR="00000000" w:rsidRPr="00000000">
        <w:rPr>
          <w:b w:val="1"/>
          <w:rtl w:val="0"/>
        </w:rPr>
        <w:t xml:space="preserve">Close Task</w:t>
      </w:r>
      <w:r w:rsidDel="00000000" w:rsidR="00000000" w:rsidRPr="00000000">
        <w:rPr>
          <w:rtl w:val="0"/>
        </w:rPr>
        <w:t xml:space="preserve"> button on the dTIMS OM Task Form or the Grid view, the </w:t>
      </w:r>
      <w:r w:rsidDel="00000000" w:rsidR="00000000" w:rsidRPr="00000000">
        <w:rPr>
          <w:rFonts w:ascii="Calibri" w:cs="Calibri" w:eastAsia="Calibri" w:hAnsi="Calibri"/>
          <w:rtl w:val="0"/>
        </w:rPr>
        <w:t xml:space="preserve">Task Order</w:t>
      </w:r>
      <w:r w:rsidDel="00000000" w:rsidR="00000000" w:rsidRPr="00000000">
        <w:rPr>
          <w:rtl w:val="0"/>
        </w:rPr>
        <w:t xml:space="preserve"> in wvOASIS is marked as </w:t>
      </w:r>
      <w:r w:rsidDel="00000000" w:rsidR="00000000" w:rsidRPr="00000000">
        <w:rPr>
          <w:b w:val="1"/>
          <w:rtl w:val="0"/>
        </w:rPr>
        <w:t xml:space="preserve">Inactive</w:t>
      </w:r>
      <w:r w:rsidDel="00000000" w:rsidR="00000000" w:rsidRPr="00000000">
        <w:rPr>
          <w:rtl w:val="0"/>
        </w:rPr>
        <w:t xml:space="preserve"> by updating </w:t>
      </w:r>
      <w:r w:rsidDel="00000000" w:rsidR="00000000" w:rsidRPr="00000000">
        <w:rPr>
          <w:rFonts w:ascii="Calibri" w:cs="Calibri" w:eastAsia="Calibri" w:hAnsi="Calibri"/>
          <w:rtl w:val="0"/>
        </w:rPr>
        <w:t xml:space="preserve">the </w:t>
      </w:r>
      <w:r w:rsidDel="00000000" w:rsidR="00000000" w:rsidRPr="00000000">
        <w:rPr>
          <w:b w:val="1"/>
          <w:rtl w:val="0"/>
        </w:rPr>
        <w:t xml:space="preserve">ACT_FL</w:t>
      </w:r>
      <w:r w:rsidDel="00000000" w:rsidR="00000000" w:rsidRPr="00000000">
        <w:rPr>
          <w:rtl w:val="0"/>
        </w:rPr>
        <w:t xml:space="preserve"> flag to </w:t>
      </w:r>
      <w:r w:rsidDel="00000000" w:rsidR="00000000" w:rsidRPr="00000000">
        <w:rPr>
          <w:b w:val="1"/>
          <w:rtl w:val="0"/>
        </w:rPr>
        <w:t xml:space="preserve">false</w:t>
      </w:r>
      <w:r w:rsidDel="00000000" w:rsidR="00000000" w:rsidRPr="00000000">
        <w:rPr>
          <w:rFonts w:ascii="Calibri" w:cs="Calibri" w:eastAsia="Calibri" w:hAnsi="Calibri"/>
          <w:rtl w:val="0"/>
        </w:rPr>
        <w:t xml:space="preserve">. </w:t>
      </w:r>
      <w:r w:rsidDel="00000000" w:rsidR="00000000" w:rsidRPr="00000000">
        <w:rPr>
          <w:rtl w:val="0"/>
        </w:rPr>
        <w:t xml:space="preserve">Table 14</w:t>
      </w:r>
      <w:r w:rsidDel="00000000" w:rsidR="00000000" w:rsidRPr="00000000">
        <w:rPr>
          <w:rFonts w:ascii="Calibri" w:cs="Calibri" w:eastAsia="Calibri" w:hAnsi="Calibri"/>
          <w:rtl w:val="0"/>
        </w:rPr>
        <w:t xml:space="preserve"> below lists the dTIMS OM fields mapped to the OASIS web service parameters.</w:t>
      </w:r>
    </w:p>
    <w:p w:rsidR="00000000" w:rsidDel="00000000" w:rsidP="00000000" w:rsidRDefault="00000000" w:rsidRPr="00000000" w14:paraId="000001BC">
      <w:pPr>
        <w:ind w:left="-1080" w:firstLine="0"/>
        <w:rPr>
          <w:rFonts w:ascii="Calibri" w:cs="Calibri" w:eastAsia="Calibri" w:hAnsi="Calibri"/>
        </w:rPr>
      </w:pPr>
      <w:r w:rsidDel="00000000" w:rsidR="00000000" w:rsidRPr="00000000">
        <w:rPr/>
        <w:drawing>
          <wp:inline distB="0" distT="0" distL="0" distR="0">
            <wp:extent cx="7266183" cy="1528538"/>
            <wp:effectExtent b="0" l="0" r="0" t="0"/>
            <wp:docPr id="2077805950" name="image62.png"/>
            <a:graphic>
              <a:graphicData uri="http://schemas.openxmlformats.org/drawingml/2006/picture">
                <pic:pic>
                  <pic:nvPicPr>
                    <pic:cNvPr id="0" name="image62.png"/>
                    <pic:cNvPicPr preferRelativeResize="0"/>
                  </pic:nvPicPr>
                  <pic:blipFill>
                    <a:blip r:embed="rId35"/>
                    <a:srcRect b="0" l="0" r="0" t="0"/>
                    <a:stretch>
                      <a:fillRect/>
                    </a:stretch>
                  </pic:blipFill>
                  <pic:spPr>
                    <a:xfrm>
                      <a:off x="0" y="0"/>
                      <a:ext cx="7266183" cy="152853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vac5uf" w:id="79"/>
      <w:bookmarkEnd w:id="79"/>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14 – CGI Financials Web Service Parameters (Close Task Order)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numPr>
          <w:ilvl w:val="3"/>
          <w:numId w:val="12"/>
        </w:numPr>
        <w:ind w:left="864" w:hanging="864"/>
        <w:rPr/>
      </w:pPr>
      <w:bookmarkStart w:colFirst="0" w:colLast="0" w:name="_heading=h.2afmg28" w:id="80"/>
      <w:bookmarkEnd w:id="80"/>
      <w:r w:rsidDel="00000000" w:rsidR="00000000" w:rsidRPr="00000000">
        <w:rPr>
          <w:rtl w:val="0"/>
        </w:rPr>
        <w:t xml:space="preserve">Reopen Task Orders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When a user selects the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Reopen Task</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button on the dTIMS OM Task Form or the Grid view, the Task Order in wvOASIS is marked as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Active</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by updating the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ACT_FL</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flag to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true</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15</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below lists the dTIMS OM fields mapped to the wvOASIS web service parameters.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108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7299067" cy="1536236"/>
            <wp:effectExtent b="0" l="0" r="0" t="0"/>
            <wp:docPr id="2077805951" name="image63.png"/>
            <a:graphic>
              <a:graphicData uri="http://schemas.openxmlformats.org/drawingml/2006/picture">
                <pic:pic>
                  <pic:nvPicPr>
                    <pic:cNvPr id="0" name="image63.png"/>
                    <pic:cNvPicPr preferRelativeResize="0"/>
                  </pic:nvPicPr>
                  <pic:blipFill>
                    <a:blip r:embed="rId36"/>
                    <a:srcRect b="0" l="0" r="0" t="0"/>
                    <a:stretch>
                      <a:fillRect/>
                    </a:stretch>
                  </pic:blipFill>
                  <pic:spPr>
                    <a:xfrm>
                      <a:off x="0" y="0"/>
                      <a:ext cx="7299067" cy="1536236"/>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pkwqa1" w:id="81"/>
      <w:bookmarkEnd w:id="81"/>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15 - CGI Financials Web Service Parameters (Reopen Task Order)</w:t>
      </w:r>
    </w:p>
    <w:p w:rsidR="00000000" w:rsidDel="00000000" w:rsidP="00000000" w:rsidRDefault="00000000" w:rsidRPr="00000000" w14:paraId="000001C3">
      <w:pPr>
        <w:pStyle w:val="Heading3"/>
        <w:numPr>
          <w:ilvl w:val="2"/>
          <w:numId w:val="12"/>
        </w:numPr>
        <w:ind w:left="720" w:hanging="720"/>
        <w:rPr/>
      </w:pPr>
      <w:bookmarkStart w:colFirst="0" w:colLast="0" w:name="_heading=h.39kk8xu" w:id="82"/>
      <w:bookmarkEnd w:id="82"/>
      <w:r w:rsidDel="00000000" w:rsidR="00000000" w:rsidRPr="00000000">
        <w:rPr>
          <w:rtl w:val="0"/>
        </w:rPr>
        <w:t xml:space="preserve">Mockups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12121"/>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w:t>
      </w:r>
      <w:r w:rsidDel="00000000" w:rsidR="00000000" w:rsidRPr="00000000">
        <w:rPr>
          <w:rFonts w:ascii="Calibri" w:cs="Calibri" w:eastAsia="Calibri" w:hAnsi="Calibri"/>
          <w:b w:val="0"/>
          <w:i w:val="0"/>
          <w:smallCaps w:val="0"/>
          <w:strike w:val="0"/>
          <w:color w:val="212121"/>
          <w:sz w:val="22"/>
          <w:szCs w:val="22"/>
          <w:highlight w:val="white"/>
          <w:u w:val="none"/>
          <w:vertAlign w:val="baseline"/>
          <w:rtl w:val="0"/>
        </w:rPr>
        <w:t xml:space="preserve"> below is a UI mockup of the </w:t>
      </w:r>
      <w:r w:rsidDel="00000000" w:rsidR="00000000" w:rsidRPr="00000000">
        <w:rPr>
          <w:rFonts w:ascii="Calibri" w:cs="Calibri" w:eastAsia="Calibri" w:hAnsi="Calibri"/>
          <w:b w:val="1"/>
          <w:i w:val="0"/>
          <w:smallCaps w:val="0"/>
          <w:strike w:val="0"/>
          <w:color w:val="212121"/>
          <w:sz w:val="22"/>
          <w:szCs w:val="22"/>
          <w:highlight w:val="white"/>
          <w:u w:val="none"/>
          <w:vertAlign w:val="baseline"/>
          <w:rtl w:val="0"/>
        </w:rPr>
        <w:t xml:space="preserve">Submit Task</w:t>
      </w:r>
      <w:r w:rsidDel="00000000" w:rsidR="00000000" w:rsidRPr="00000000">
        <w:rPr>
          <w:rFonts w:ascii="Calibri" w:cs="Calibri" w:eastAsia="Calibri" w:hAnsi="Calibri"/>
          <w:b w:val="0"/>
          <w:i w:val="0"/>
          <w:smallCaps w:val="0"/>
          <w:strike w:val="0"/>
          <w:color w:val="212121"/>
          <w:sz w:val="22"/>
          <w:szCs w:val="22"/>
          <w:highlight w:val="white"/>
          <w:u w:val="none"/>
          <w:vertAlign w:val="baseline"/>
          <w:rtl w:val="0"/>
        </w:rPr>
        <w:t xml:space="preserve"> button on the dTIMS OM Task form.</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12121"/>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60880" cy="2860713"/>
            <wp:effectExtent b="0" l="0" r="0" t="0"/>
            <wp:docPr descr="A screenshot of a computer&#10;&#10;Description automatically generated" id="2077805927" name="image26.png"/>
            <a:graphic>
              <a:graphicData uri="http://schemas.openxmlformats.org/drawingml/2006/picture">
                <pic:pic>
                  <pic:nvPicPr>
                    <pic:cNvPr descr="A screenshot of a computer&#10;&#10;Description automatically generated" id="0" name="image26.png"/>
                    <pic:cNvPicPr preferRelativeResize="0"/>
                  </pic:nvPicPr>
                  <pic:blipFill>
                    <a:blip r:embed="rId37"/>
                    <a:srcRect b="0" l="0" r="0" t="0"/>
                    <a:stretch>
                      <a:fillRect/>
                    </a:stretch>
                  </pic:blipFill>
                  <pic:spPr>
                    <a:xfrm>
                      <a:off x="0" y="0"/>
                      <a:ext cx="5960880" cy="2860713"/>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349dd7"/>
          <w:sz w:val="18"/>
          <w:szCs w:val="18"/>
          <w:u w:val="none"/>
          <w:shd w:fill="auto" w:val="clear"/>
          <w:vertAlign w:val="baseline"/>
        </w:rPr>
      </w:pPr>
      <w:bookmarkStart w:colFirst="0" w:colLast="0" w:name="_heading=h.1opuj5n" w:id="83"/>
      <w:bookmarkEnd w:id="83"/>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3 – Submit Task Button on the Task Form</w:t>
      </w:r>
      <w:r w:rsidDel="00000000" w:rsidR="00000000" w:rsidRPr="00000000">
        <w:rPr>
          <w:rtl w:val="0"/>
        </w:rPr>
      </w:r>
    </w:p>
    <w:p w:rsidR="00000000" w:rsidDel="00000000" w:rsidP="00000000" w:rsidRDefault="00000000" w:rsidRPr="00000000" w14:paraId="000001C7">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C8">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C9">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CA">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CB">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CC">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CD">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CE">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CF">
      <w:pPr>
        <w:widowControl w:val="1"/>
        <w:spacing w:after="0" w:before="0" w:lineRule="auto"/>
        <w:rPr>
          <w:color w:val="212121"/>
          <w:highlight w:val="whit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12121"/>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4</w:t>
      </w:r>
      <w:r w:rsidDel="00000000" w:rsidR="00000000" w:rsidRPr="00000000">
        <w:rPr>
          <w:rFonts w:ascii="Calibri" w:cs="Calibri" w:eastAsia="Calibri" w:hAnsi="Calibri"/>
          <w:b w:val="0"/>
          <w:i w:val="0"/>
          <w:smallCaps w:val="0"/>
          <w:strike w:val="0"/>
          <w:color w:val="212121"/>
          <w:sz w:val="22"/>
          <w:szCs w:val="22"/>
          <w:highlight w:val="white"/>
          <w:u w:val="none"/>
          <w:vertAlign w:val="baseline"/>
          <w:rtl w:val="0"/>
        </w:rPr>
        <w:t xml:space="preserve"> below is a UI mockup of the </w:t>
      </w:r>
      <w:r w:rsidDel="00000000" w:rsidR="00000000" w:rsidRPr="00000000">
        <w:rPr>
          <w:rFonts w:ascii="Calibri" w:cs="Calibri" w:eastAsia="Calibri" w:hAnsi="Calibri"/>
          <w:b w:val="1"/>
          <w:i w:val="0"/>
          <w:smallCaps w:val="0"/>
          <w:strike w:val="0"/>
          <w:color w:val="212121"/>
          <w:sz w:val="22"/>
          <w:szCs w:val="22"/>
          <w:highlight w:val="white"/>
          <w:u w:val="none"/>
          <w:vertAlign w:val="baseline"/>
          <w:rtl w:val="0"/>
        </w:rPr>
        <w:t xml:space="preserve">Submit Task</w:t>
      </w:r>
      <w:r w:rsidDel="00000000" w:rsidR="00000000" w:rsidRPr="00000000">
        <w:rPr>
          <w:rFonts w:ascii="Calibri" w:cs="Calibri" w:eastAsia="Calibri" w:hAnsi="Calibri"/>
          <w:b w:val="0"/>
          <w:i w:val="0"/>
          <w:smallCaps w:val="0"/>
          <w:strike w:val="0"/>
          <w:color w:val="212121"/>
          <w:sz w:val="22"/>
          <w:szCs w:val="22"/>
          <w:highlight w:val="white"/>
          <w:u w:val="none"/>
          <w:vertAlign w:val="baseline"/>
          <w:rtl w:val="0"/>
        </w:rPr>
        <w:t xml:space="preserve"> button on the dTIMS OM – Task All Layer – Grid view:</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12121"/>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64740" cy="2856194"/>
            <wp:effectExtent b="0" l="0" r="0" t="0"/>
            <wp:docPr descr="A screenshot of a computer&#10;&#10;Description automatically generated" id="2077805928" name="image31.png"/>
            <a:graphic>
              <a:graphicData uri="http://schemas.openxmlformats.org/drawingml/2006/picture">
                <pic:pic>
                  <pic:nvPicPr>
                    <pic:cNvPr descr="A screenshot of a computer&#10;&#10;Description automatically generated" id="0" name="image31.png"/>
                    <pic:cNvPicPr preferRelativeResize="0"/>
                  </pic:nvPicPr>
                  <pic:blipFill>
                    <a:blip r:embed="rId38"/>
                    <a:srcRect b="0" l="0" r="0" t="0"/>
                    <a:stretch>
                      <a:fillRect/>
                    </a:stretch>
                  </pic:blipFill>
                  <pic:spPr>
                    <a:xfrm>
                      <a:off x="0" y="0"/>
                      <a:ext cx="5964740" cy="2856194"/>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349dd7"/>
          <w:sz w:val="18"/>
          <w:szCs w:val="18"/>
          <w:u w:val="none"/>
          <w:shd w:fill="auto" w:val="clear"/>
          <w:vertAlign w:val="baseline"/>
        </w:rPr>
      </w:pPr>
      <w:bookmarkStart w:colFirst="0" w:colLast="0" w:name="_heading=h.48pi1tg" w:id="84"/>
      <w:bookmarkEnd w:id="84"/>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4 - Submit Task Button on Task Grid View With Possibility of Multiple Tasks Selected</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12121"/>
          <w:sz w:val="22"/>
          <w:szCs w:val="22"/>
          <w:highlight w:val="white"/>
          <w:u w:val="none"/>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12121"/>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5</w:t>
      </w:r>
      <w:r w:rsidDel="00000000" w:rsidR="00000000" w:rsidRPr="00000000">
        <w:rPr>
          <w:rFonts w:ascii="Calibri" w:cs="Calibri" w:eastAsia="Calibri" w:hAnsi="Calibri"/>
          <w:b w:val="0"/>
          <w:i w:val="0"/>
          <w:smallCaps w:val="0"/>
          <w:strike w:val="0"/>
          <w:color w:val="212121"/>
          <w:sz w:val="22"/>
          <w:szCs w:val="22"/>
          <w:highlight w:val="white"/>
          <w:u w:val="none"/>
          <w:vertAlign w:val="baseline"/>
          <w:rtl w:val="0"/>
        </w:rPr>
        <w:t xml:space="preserve"> below is a UI mockup of the </w:t>
      </w:r>
      <w:r w:rsidDel="00000000" w:rsidR="00000000" w:rsidRPr="00000000">
        <w:rPr>
          <w:rFonts w:ascii="Calibri" w:cs="Calibri" w:eastAsia="Calibri" w:hAnsi="Calibri"/>
          <w:b w:val="1"/>
          <w:i w:val="0"/>
          <w:smallCaps w:val="0"/>
          <w:strike w:val="0"/>
          <w:color w:val="212121"/>
          <w:sz w:val="22"/>
          <w:szCs w:val="22"/>
          <w:highlight w:val="white"/>
          <w:u w:val="none"/>
          <w:vertAlign w:val="baseline"/>
          <w:rtl w:val="0"/>
        </w:rPr>
        <w:t xml:space="preserve">Close Task</w:t>
      </w:r>
      <w:r w:rsidDel="00000000" w:rsidR="00000000" w:rsidRPr="00000000">
        <w:rPr>
          <w:rFonts w:ascii="Calibri" w:cs="Calibri" w:eastAsia="Calibri" w:hAnsi="Calibri"/>
          <w:b w:val="0"/>
          <w:i w:val="0"/>
          <w:smallCaps w:val="0"/>
          <w:strike w:val="0"/>
          <w:color w:val="212121"/>
          <w:sz w:val="22"/>
          <w:szCs w:val="22"/>
          <w:highlight w:val="white"/>
          <w:u w:val="none"/>
          <w:vertAlign w:val="baseline"/>
          <w:rtl w:val="0"/>
        </w:rPr>
        <w:t xml:space="preserve"> button on the dTIMS OM Task form:</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12121"/>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2860675"/>
            <wp:effectExtent b="0" l="0" r="0" t="0"/>
            <wp:docPr descr="A screenshot of a computer&#10;&#10;Description automatically generated" id="2077805929" name="image32.png"/>
            <a:graphic>
              <a:graphicData uri="http://schemas.openxmlformats.org/drawingml/2006/picture">
                <pic:pic>
                  <pic:nvPicPr>
                    <pic:cNvPr descr="A screenshot of a computer&#10;&#10;Description automatically generated" id="0" name="image32.png"/>
                    <pic:cNvPicPr preferRelativeResize="0"/>
                  </pic:nvPicPr>
                  <pic:blipFill>
                    <a:blip r:embed="rId39"/>
                    <a:srcRect b="0" l="0" r="0" t="0"/>
                    <a:stretch>
                      <a:fillRect/>
                    </a:stretch>
                  </pic:blipFill>
                  <pic:spPr>
                    <a:xfrm>
                      <a:off x="0" y="0"/>
                      <a:ext cx="5943600"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nusc19" w:id="85"/>
      <w:bookmarkEnd w:id="85"/>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5 - Close Task Button on Task Form</w:t>
      </w:r>
    </w:p>
    <w:p w:rsidR="00000000" w:rsidDel="00000000" w:rsidP="00000000" w:rsidRDefault="00000000" w:rsidRPr="00000000" w14:paraId="000001D7">
      <w:pPr>
        <w:rPr>
          <w:color w:val="212121"/>
          <w:highlight w:val="white"/>
        </w:rPr>
      </w:pPr>
      <w:r w:rsidDel="00000000" w:rsidR="00000000" w:rsidRPr="00000000">
        <w:rPr>
          <w:rtl w:val="0"/>
        </w:rPr>
        <w:t xml:space="preserve">Figure 6</w:t>
      </w:r>
      <w:r w:rsidDel="00000000" w:rsidR="00000000" w:rsidRPr="00000000">
        <w:rPr>
          <w:color w:val="212121"/>
          <w:highlight w:val="white"/>
          <w:rtl w:val="0"/>
        </w:rPr>
        <w:t xml:space="preserve"> below is a UI mockup of the </w:t>
      </w:r>
      <w:r w:rsidDel="00000000" w:rsidR="00000000" w:rsidRPr="00000000">
        <w:rPr>
          <w:b w:val="1"/>
          <w:color w:val="212121"/>
          <w:highlight w:val="white"/>
          <w:rtl w:val="0"/>
        </w:rPr>
        <w:t xml:space="preserve">Close Task</w:t>
      </w:r>
      <w:r w:rsidDel="00000000" w:rsidR="00000000" w:rsidRPr="00000000">
        <w:rPr>
          <w:color w:val="212121"/>
          <w:highlight w:val="white"/>
          <w:rtl w:val="0"/>
        </w:rPr>
        <w:t xml:space="preserve"> button on the dTIMS OM – Task All Layer – Grid view:</w:t>
      </w:r>
    </w:p>
    <w:p w:rsidR="00000000" w:rsidDel="00000000" w:rsidP="00000000" w:rsidRDefault="00000000" w:rsidRPr="00000000" w14:paraId="000001D8">
      <w:pPr>
        <w:rPr>
          <w:color w:val="212121"/>
          <w:highlight w:val="white"/>
        </w:rPr>
      </w:pPr>
      <w:r w:rsidDel="00000000" w:rsidR="00000000" w:rsidRPr="00000000">
        <w:rPr/>
        <w:drawing>
          <wp:inline distB="0" distT="0" distL="0" distR="0">
            <wp:extent cx="5943600" cy="2834005"/>
            <wp:effectExtent b="0" l="0" r="0" t="0"/>
            <wp:docPr descr="A screenshot of a computer&#10;&#10;Description automatically generated" id="2077805930" name="image37.png"/>
            <a:graphic>
              <a:graphicData uri="http://schemas.openxmlformats.org/drawingml/2006/picture">
                <pic:pic>
                  <pic:nvPicPr>
                    <pic:cNvPr descr="A screenshot of a computer&#10;&#10;Description automatically generated" id="0" name="image37.png"/>
                    <pic:cNvPicPr preferRelativeResize="0"/>
                  </pic:nvPicPr>
                  <pic:blipFill>
                    <a:blip r:embed="rId40"/>
                    <a:srcRect b="0" l="0" r="0" t="0"/>
                    <a:stretch>
                      <a:fillRect/>
                    </a:stretch>
                  </pic:blipFill>
                  <pic:spPr>
                    <a:xfrm>
                      <a:off x="0" y="0"/>
                      <a:ext cx="5943600" cy="283400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1302m92" w:id="86"/>
      <w:bookmarkEnd w:id="86"/>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6 - Close Task Button on Task Grid View with Possibility of Multiple Tasks Selected</w:t>
      </w:r>
    </w:p>
    <w:p w:rsidR="00000000" w:rsidDel="00000000" w:rsidP="00000000" w:rsidRDefault="00000000" w:rsidRPr="00000000" w14:paraId="000001DA">
      <w:pPr>
        <w:rPr>
          <w:color w:val="212121"/>
          <w:highlight w:val="white"/>
        </w:rPr>
      </w:pPr>
      <w:r w:rsidDel="00000000" w:rsidR="00000000" w:rsidRPr="00000000">
        <w:rPr>
          <w:rtl w:val="0"/>
        </w:rPr>
        <w:t xml:space="preserve">Figure 7</w:t>
      </w:r>
      <w:r w:rsidDel="00000000" w:rsidR="00000000" w:rsidRPr="00000000">
        <w:rPr>
          <w:color w:val="212121"/>
          <w:highlight w:val="white"/>
          <w:rtl w:val="0"/>
        </w:rPr>
        <w:t xml:space="preserve"> below is a UI mockup of the </w:t>
      </w:r>
      <w:r w:rsidDel="00000000" w:rsidR="00000000" w:rsidRPr="00000000">
        <w:rPr>
          <w:b w:val="1"/>
          <w:color w:val="212121"/>
          <w:highlight w:val="white"/>
          <w:rtl w:val="0"/>
        </w:rPr>
        <w:t xml:space="preserve">Reopen Task</w:t>
      </w:r>
      <w:r w:rsidDel="00000000" w:rsidR="00000000" w:rsidRPr="00000000">
        <w:rPr>
          <w:color w:val="212121"/>
          <w:highlight w:val="white"/>
          <w:rtl w:val="0"/>
        </w:rPr>
        <w:t xml:space="preserve"> button on the dTIMS OM Task form:</w:t>
      </w:r>
    </w:p>
    <w:p w:rsidR="00000000" w:rsidDel="00000000" w:rsidP="00000000" w:rsidRDefault="00000000" w:rsidRPr="00000000" w14:paraId="000001DB">
      <w:pPr>
        <w:rPr/>
      </w:pPr>
      <w:r w:rsidDel="00000000" w:rsidR="00000000" w:rsidRPr="00000000">
        <w:rPr/>
        <w:drawing>
          <wp:inline distB="0" distT="0" distL="0" distR="0">
            <wp:extent cx="5943600" cy="2848610"/>
            <wp:effectExtent b="0" l="0" r="0" t="0"/>
            <wp:docPr descr="A screenshot of a computer&#10;&#10;Description automatically generated" id="2077805931" name="image35.png"/>
            <a:graphic>
              <a:graphicData uri="http://schemas.openxmlformats.org/drawingml/2006/picture">
                <pic:pic>
                  <pic:nvPicPr>
                    <pic:cNvPr descr="A screenshot of a computer&#10;&#10;Description automatically generated" id="0" name="image35.png"/>
                    <pic:cNvPicPr preferRelativeResize="0"/>
                  </pic:nvPicPr>
                  <pic:blipFill>
                    <a:blip r:embed="rId41"/>
                    <a:srcRect b="0" l="0" r="0" t="0"/>
                    <a:stretch>
                      <a:fillRect/>
                    </a:stretch>
                  </pic:blipFill>
                  <pic:spPr>
                    <a:xfrm>
                      <a:off x="0" y="0"/>
                      <a:ext cx="5943600" cy="284861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mzq4wv" w:id="87"/>
      <w:bookmarkEnd w:id="87"/>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7 - Reopen Task Button on Task Form</w:t>
      </w:r>
    </w:p>
    <w:p w:rsidR="00000000" w:rsidDel="00000000" w:rsidP="00000000" w:rsidRDefault="00000000" w:rsidRPr="00000000" w14:paraId="000001DD">
      <w:pPr>
        <w:rPr>
          <w:color w:val="212121"/>
          <w:highlight w:val="white"/>
        </w:rPr>
      </w:pPr>
      <w:r w:rsidDel="00000000" w:rsidR="00000000" w:rsidRPr="00000000">
        <w:rPr>
          <w:rtl w:val="0"/>
        </w:rPr>
        <w:t xml:space="preserve">Figure 8</w:t>
      </w:r>
      <w:r w:rsidDel="00000000" w:rsidR="00000000" w:rsidRPr="00000000">
        <w:rPr>
          <w:color w:val="212121"/>
          <w:highlight w:val="white"/>
          <w:rtl w:val="0"/>
        </w:rPr>
        <w:t xml:space="preserve"> below is a UI mockup of the </w:t>
      </w:r>
      <w:r w:rsidDel="00000000" w:rsidR="00000000" w:rsidRPr="00000000">
        <w:rPr>
          <w:b w:val="1"/>
          <w:color w:val="212121"/>
          <w:highlight w:val="white"/>
          <w:rtl w:val="0"/>
        </w:rPr>
        <w:t xml:space="preserve">Reopen Task</w:t>
      </w:r>
      <w:r w:rsidDel="00000000" w:rsidR="00000000" w:rsidRPr="00000000">
        <w:rPr>
          <w:color w:val="212121"/>
          <w:highlight w:val="white"/>
          <w:rtl w:val="0"/>
        </w:rPr>
        <w:t xml:space="preserve"> button on the dTIMS OM – Task All Layer – Grid view:</w:t>
      </w:r>
    </w:p>
    <w:p w:rsidR="00000000" w:rsidDel="00000000" w:rsidP="00000000" w:rsidRDefault="00000000" w:rsidRPr="00000000" w14:paraId="000001DE">
      <w:pPr>
        <w:rPr/>
      </w:pPr>
      <w:r w:rsidDel="00000000" w:rsidR="00000000" w:rsidRPr="00000000">
        <w:rPr/>
        <w:drawing>
          <wp:inline distB="0" distT="0" distL="0" distR="0">
            <wp:extent cx="5943600" cy="2842260"/>
            <wp:effectExtent b="0" l="0" r="0" t="0"/>
            <wp:docPr descr="A screenshot of a computer&#10;&#10;Description automatically generated" id="2077805932" name="image33.png"/>
            <a:graphic>
              <a:graphicData uri="http://schemas.openxmlformats.org/drawingml/2006/picture">
                <pic:pic>
                  <pic:nvPicPr>
                    <pic:cNvPr descr="A screenshot of a computer&#10;&#10;Description automatically generated" id="0" name="image33.png"/>
                    <pic:cNvPicPr preferRelativeResize="0"/>
                  </pic:nvPicPr>
                  <pic:blipFill>
                    <a:blip r:embed="rId42"/>
                    <a:srcRect b="0" l="0" r="0" t="0"/>
                    <a:stretch>
                      <a:fillRect/>
                    </a:stretch>
                  </pic:blipFill>
                  <pic:spPr>
                    <a:xfrm>
                      <a:off x="0" y="0"/>
                      <a:ext cx="5943600" cy="284226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250f4o" w:id="88"/>
      <w:bookmarkEnd w:id="88"/>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8 - Reopen Task Button on Task Grid View with Possibility of Multiple Tasks Selected</w:t>
      </w:r>
    </w:p>
    <w:p w:rsidR="00000000" w:rsidDel="00000000" w:rsidP="00000000" w:rsidRDefault="00000000" w:rsidRPr="00000000" w14:paraId="000001E0">
      <w:pPr>
        <w:rPr/>
      </w:pPr>
      <w:r w:rsidDel="00000000" w:rsidR="00000000" w:rsidRPr="00000000">
        <w:rPr>
          <w:rtl w:val="0"/>
        </w:rPr>
        <w:t xml:space="preserve">Figure 9 below is a UI mockup of an error message that is displayed when the </w:t>
      </w:r>
      <w:r w:rsidDel="00000000" w:rsidR="00000000" w:rsidRPr="00000000">
        <w:rPr>
          <w:b w:val="1"/>
          <w:rtl w:val="0"/>
        </w:rPr>
        <w:t xml:space="preserve">Submit Task</w:t>
      </w:r>
      <w:r w:rsidDel="00000000" w:rsidR="00000000" w:rsidRPr="00000000">
        <w:rPr>
          <w:rtl w:val="0"/>
        </w:rPr>
        <w:t xml:space="preserve"> action fails due to the selection of an invalid account code on the dTIMS OM Task.</w:t>
      </w:r>
    </w:p>
    <w:p w:rsidR="00000000" w:rsidDel="00000000" w:rsidP="00000000" w:rsidRDefault="00000000" w:rsidRPr="00000000" w14:paraId="000001E1">
      <w:pPr>
        <w:rPr/>
      </w:pPr>
      <w:r w:rsidDel="00000000" w:rsidR="00000000" w:rsidRPr="00000000">
        <w:rPr/>
        <w:drawing>
          <wp:inline distB="0" distT="0" distL="0" distR="0">
            <wp:extent cx="5943600" cy="2848610"/>
            <wp:effectExtent b="0" l="0" r="0" t="0"/>
            <wp:docPr descr="A screenshot of a computer&#10;&#10;Description automatically generated" id="2077805933" name="image34.png"/>
            <a:graphic>
              <a:graphicData uri="http://schemas.openxmlformats.org/drawingml/2006/picture">
                <pic:pic>
                  <pic:nvPicPr>
                    <pic:cNvPr descr="A screenshot of a computer&#10;&#10;Description automatically generated" id="0" name="image34.png"/>
                    <pic:cNvPicPr preferRelativeResize="0"/>
                  </pic:nvPicPr>
                  <pic:blipFill>
                    <a:blip r:embed="rId43"/>
                    <a:srcRect b="0" l="0" r="0" t="0"/>
                    <a:stretch>
                      <a:fillRect/>
                    </a:stretch>
                  </pic:blipFill>
                  <pic:spPr>
                    <a:xfrm>
                      <a:off x="0" y="0"/>
                      <a:ext cx="5943600" cy="284861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haapch" w:id="89"/>
      <w:bookmarkEnd w:id="89"/>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9 - Submit Task action failure message due to Invalid Account Code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numPr>
          <w:ilvl w:val="1"/>
          <w:numId w:val="12"/>
        </w:numPr>
        <w:ind w:left="576" w:hanging="576"/>
        <w:rPr/>
      </w:pPr>
      <w:bookmarkStart w:colFirst="0" w:colLast="0" w:name="_heading=h.319y80a" w:id="90"/>
      <w:bookmarkEnd w:id="90"/>
      <w:r w:rsidDel="00000000" w:rsidR="00000000" w:rsidRPr="00000000">
        <w:rPr>
          <w:rtl w:val="0"/>
        </w:rPr>
        <w:t xml:space="preserve">Cost Interface Schema (COST)</w:t>
      </w:r>
    </w:p>
    <w:p w:rsidR="00000000" w:rsidDel="00000000" w:rsidP="00000000" w:rsidRDefault="00000000" w:rsidRPr="00000000" w14:paraId="000001E8">
      <w:pPr>
        <w:rPr/>
      </w:pPr>
      <w:r w:rsidDel="00000000" w:rsidR="00000000" w:rsidRPr="00000000">
        <w:rPr>
          <w:rtl w:val="0"/>
        </w:rPr>
        <w:t xml:space="preserve">Table 16 below outlines the Whitepaper COST interface.</w:t>
      </w:r>
    </w:p>
    <w:p w:rsidR="00000000" w:rsidDel="00000000" w:rsidP="00000000" w:rsidRDefault="00000000" w:rsidRPr="00000000" w14:paraId="000001E9">
      <w:pPr>
        <w:keepNext w:val="1"/>
        <w:rPr/>
      </w:pPr>
      <w:r w:rsidDel="00000000" w:rsidR="00000000" w:rsidRPr="00000000">
        <w:rPr/>
        <w:drawing>
          <wp:inline distB="0" distT="0" distL="0" distR="0">
            <wp:extent cx="5943600" cy="1223609"/>
            <wp:effectExtent b="0" l="0" r="0" t="0"/>
            <wp:docPr id="2077805934"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943600" cy="1223609"/>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1gf8i83" w:id="91"/>
      <w:bookmarkEnd w:id="91"/>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16 - Whitepaper Reference for COST Interface</w:t>
      </w:r>
    </w:p>
    <w:p w:rsidR="00000000" w:rsidDel="00000000" w:rsidP="00000000" w:rsidRDefault="00000000" w:rsidRPr="00000000" w14:paraId="000001EB">
      <w:pPr>
        <w:pStyle w:val="Heading3"/>
        <w:numPr>
          <w:ilvl w:val="2"/>
          <w:numId w:val="12"/>
        </w:numPr>
        <w:ind w:left="720" w:hanging="720"/>
        <w:rPr/>
      </w:pPr>
      <w:bookmarkStart w:colFirst="0" w:colLast="0" w:name="_heading=h.40ew0vw" w:id="92"/>
      <w:bookmarkEnd w:id="92"/>
      <w:r w:rsidDel="00000000" w:rsidR="00000000" w:rsidRPr="00000000">
        <w:rPr>
          <w:rtl w:val="0"/>
        </w:rPr>
        <w:t xml:space="preserve">Process</w:t>
      </w:r>
    </w:p>
    <w:p w:rsidR="00000000" w:rsidDel="00000000" w:rsidP="00000000" w:rsidRDefault="00000000" w:rsidRPr="00000000" w14:paraId="000001EC">
      <w:pPr>
        <w:rPr/>
      </w:pPr>
      <w:r w:rsidDel="00000000" w:rsidR="00000000" w:rsidRPr="00000000">
        <w:rPr>
          <w:rtl w:val="0"/>
        </w:rPr>
        <w:t xml:space="preserve">This integration process imports labor, equipment, material, and other invoice costs applied to a TaskOrder in wvOASIS. </w:t>
      </w:r>
    </w:p>
    <w:p w:rsidR="00000000" w:rsidDel="00000000" w:rsidP="00000000" w:rsidRDefault="00000000" w:rsidRPr="00000000" w14:paraId="000001ED">
      <w:pPr>
        <w:rPr/>
      </w:pPr>
      <w:r w:rsidDel="00000000" w:rsidR="00000000" w:rsidRPr="00000000">
        <w:rPr>
          <w:rtl w:val="0"/>
        </w:rPr>
        <w:t xml:space="preserve">wvOASIS will generate two CSV files on their FTP servers daily for TAMS to consume daily, one created from their Payroll system and the other from their Financial system. </w:t>
      </w:r>
    </w:p>
    <w:p w:rsidR="00000000" w:rsidDel="00000000" w:rsidP="00000000" w:rsidRDefault="00000000" w:rsidRPr="00000000" w14:paraId="000001EE">
      <w:pPr>
        <w:rPr/>
      </w:pPr>
      <w:r w:rsidDel="00000000" w:rsidR="00000000" w:rsidRPr="00000000">
        <w:rPr>
          <w:rtl w:val="0"/>
        </w:rPr>
        <w:t xml:space="preserve">The Payroll Cost file generates:</w:t>
      </w:r>
    </w:p>
    <w:p w:rsidR="00000000" w:rsidDel="00000000" w:rsidP="00000000" w:rsidRDefault="00000000" w:rsidRPr="00000000" w14:paraId="000001E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Labor estimate costs.</w:t>
      </w:r>
    </w:p>
    <w:p w:rsidR="00000000" w:rsidDel="00000000" w:rsidP="00000000" w:rsidRDefault="00000000" w:rsidRPr="00000000" w14:paraId="000001F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Labor actual costs.</w:t>
      </w:r>
    </w:p>
    <w:p w:rsidR="00000000" w:rsidDel="00000000" w:rsidP="00000000" w:rsidRDefault="00000000" w:rsidRPr="00000000" w14:paraId="000001F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Equipment estimate costs.</w:t>
      </w:r>
    </w:p>
    <w:p w:rsidR="00000000" w:rsidDel="00000000" w:rsidP="00000000" w:rsidRDefault="00000000" w:rsidRPr="00000000" w14:paraId="000001F2">
      <w:pPr>
        <w:rPr/>
      </w:pPr>
      <w:r w:rsidDel="00000000" w:rsidR="00000000" w:rsidRPr="00000000">
        <w:rPr>
          <w:rtl w:val="0"/>
        </w:rPr>
        <w:t xml:space="preserve">The Financial Cost file generates:</w:t>
      </w:r>
    </w:p>
    <w:p w:rsidR="00000000" w:rsidDel="00000000" w:rsidP="00000000" w:rsidRDefault="00000000" w:rsidRPr="00000000" w14:paraId="000001F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Equipment actual costs.</w:t>
      </w:r>
    </w:p>
    <w:p w:rsidR="00000000" w:rsidDel="00000000" w:rsidP="00000000" w:rsidRDefault="00000000" w:rsidRPr="00000000" w14:paraId="000001F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Stockpile inventory estimate costs.</w:t>
      </w:r>
    </w:p>
    <w:p w:rsidR="00000000" w:rsidDel="00000000" w:rsidP="00000000" w:rsidRDefault="00000000" w:rsidRPr="00000000" w14:paraId="000001F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Stockpile inventory actual costs.</w:t>
      </w:r>
    </w:p>
    <w:p w:rsidR="00000000" w:rsidDel="00000000" w:rsidP="00000000" w:rsidRDefault="00000000" w:rsidRPr="00000000" w14:paraId="000001F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Invoice costs.</w:t>
      </w:r>
    </w:p>
    <w:p w:rsidR="00000000" w:rsidDel="00000000" w:rsidP="00000000" w:rsidRDefault="00000000" w:rsidRPr="00000000" w14:paraId="000001F7">
      <w:pPr>
        <w:rPr/>
      </w:pPr>
      <w:r w:rsidDel="00000000" w:rsidR="00000000" w:rsidRPr="00000000">
        <w:rPr>
          <w:rtl w:val="0"/>
        </w:rPr>
        <w:t xml:space="preserve">These CSV files will contain incremental cost records, with new costs that were not previously sent to TAMS. WVDOH categorizes costs into two types: Estimates and Actuals. </w:t>
      </w:r>
    </w:p>
    <w:p w:rsidR="00000000" w:rsidDel="00000000" w:rsidP="00000000" w:rsidRDefault="00000000" w:rsidRPr="00000000" w14:paraId="000001F8">
      <w:pPr>
        <w:rPr/>
      </w:pPr>
      <w:r w:rsidDel="00000000" w:rsidR="00000000" w:rsidRPr="00000000">
        <w:rPr>
          <w:rtl w:val="0"/>
        </w:rPr>
        <w:t xml:space="preserve">Each day, dTIMS Integrations will replace ‘Estimate’ costs and add ‘</w:t>
      </w:r>
      <w:sdt>
        <w:sdtPr>
          <w:tag w:val="goog_rdk_84"/>
        </w:sdtPr>
        <w:sdtContent>
          <w:commentRangeStart w:id="84"/>
        </w:sdtContent>
      </w:sdt>
      <w:sdt>
        <w:sdtPr>
          <w:tag w:val="goog_rdk_85"/>
        </w:sdtPr>
        <w:sdtContent>
          <w:commentRangeStart w:id="85"/>
        </w:sdtContent>
      </w:sdt>
      <w:r w:rsidDel="00000000" w:rsidR="00000000" w:rsidRPr="00000000">
        <w:rPr>
          <w:rtl w:val="0"/>
        </w:rPr>
        <w:t xml:space="preserve">Actuals’ </w:t>
      </w:r>
      <w:commentRangeEnd w:id="84"/>
      <w:r w:rsidDel="00000000" w:rsidR="00000000" w:rsidRPr="00000000">
        <w:commentReference w:id="84"/>
      </w:r>
      <w:commentRangeEnd w:id="85"/>
      <w:r w:rsidDel="00000000" w:rsidR="00000000" w:rsidRPr="00000000">
        <w:commentReference w:id="85"/>
      </w:r>
      <w:r w:rsidDel="00000000" w:rsidR="00000000" w:rsidRPr="00000000">
        <w:rPr>
          <w:rtl w:val="0"/>
        </w:rPr>
        <w:t xml:space="preserve">costs into the TAMS system. When the PYRL file runs, the dTIMS Integration service will only delete estimates that were previously inserted through the PYRL file. When the FIN file runs, the dTIMS Integration service will only delete estimates that were previously inserted through the FIN file.</w:t>
      </w:r>
    </w:p>
    <w:p w:rsidR="00000000" w:rsidDel="00000000" w:rsidP="00000000" w:rsidRDefault="00000000" w:rsidRPr="00000000" w14:paraId="000001F9">
      <w:pPr>
        <w:rPr/>
      </w:pPr>
      <w:r w:rsidDel="00000000" w:rsidR="00000000" w:rsidRPr="00000000">
        <w:rPr>
          <w:rtl w:val="0"/>
        </w:rPr>
        <w:t xml:space="preserve">For Labor Costs, EMPLOYEE_ID, APPOINTMENT_ID, TASK_ORD_CD must be populated and EQUIP_ID must be blank. If EMPLOYEE_ID, APPOINTMENT_ID, TASK_ORD_CD are empty, or not matching dTIMS Labor and Task master data, the labor cost records will not be inserted.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Equipment Costs, EQUIP_ID, DEPT_CD, TASK_ORD_CD must be populated. If EQUIP_ID, DEPT_CD, TASK_ORD_CD are empty, or not matching dTIMS Equipment and Task master data, the equipment cost transaction records will not be inserted.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Stockpile Inventory Costs, WHSE_CD, STK_COMM_CD, STK_ITM_SFX, TASK_ORD_CD must be populated. If WHSE_CD, STK_COMM_CD, STK_ITM_SFX, TASK_ORD_CD are empty, or not matching dTIMS Stockpile Inventory and Task master data, the stockpile inventory cost transaction records will not be inserted.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all these fields are empty: EMPLOYEE_ID, APPOINTMENT_ID, EQUIP_ID, DEPT_CD, WHSE_CD, STK_COMM_CD, STK_ITM_SFX, the cost record is considered an “Other Cost”.</w:t>
      </w:r>
    </w:p>
    <w:p w:rsidR="00000000" w:rsidDel="00000000" w:rsidP="00000000" w:rsidRDefault="00000000" w:rsidRPr="00000000" w14:paraId="000001FD">
      <w:pPr>
        <w:rPr/>
      </w:pPr>
      <w:r w:rsidDel="00000000" w:rsidR="00000000" w:rsidRPr="00000000">
        <w:rPr>
          <w:rtl w:val="0"/>
        </w:rPr>
        <w:t xml:space="preserve">Assumptions:</w:t>
      </w:r>
    </w:p>
    <w:p w:rsidR="00000000" w:rsidDel="00000000" w:rsidP="00000000" w:rsidRDefault="00000000" w:rsidRPr="00000000" w14:paraId="000001F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cost record will have a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TASK_ORD_CD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cost record will be associated to either an employee, equipment, stockpile inventory or be unclassified.</w:t>
      </w:r>
    </w:p>
    <w:p w:rsidR="00000000" w:rsidDel="00000000" w:rsidP="00000000" w:rsidRDefault="00000000" w:rsidRPr="00000000" w14:paraId="0000020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 records will only be inserted in TAMS if all reference IDs (TASK_ORD_CD and at least one set of Inventory IDs for Labor, Equipment, Stockpile or Other) on the record exist in the TAMS master data. If the reference IDs are missing or do not exist in the TAMS master data, the record will not be inserted, and details of the record will be logged as an </w:t>
      </w:r>
      <w:sdt>
        <w:sdtPr>
          <w:tag w:val="goog_rdk_86"/>
        </w:sdtPr>
        <w:sdtContent>
          <w:commentRangeStart w:id="86"/>
        </w:sdtContent>
      </w:sdt>
      <w:sdt>
        <w:sdtPr>
          <w:tag w:val="goog_rdk_87"/>
        </w:sdtPr>
        <w:sdtContent>
          <w:commentRangeStart w:id="87"/>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error</w:t>
      </w:r>
      <w:commentRangeEnd w:id="86"/>
      <w:r w:rsidDel="00000000" w:rsidR="00000000" w:rsidRPr="00000000">
        <w:commentReference w:id="86"/>
      </w:r>
      <w:commentRangeEnd w:id="87"/>
      <w:r w:rsidDel="00000000" w:rsidR="00000000" w:rsidRPr="00000000">
        <w:commentReference w:id="87"/>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1">
      <w:pPr>
        <w:pStyle w:val="Heading3"/>
        <w:numPr>
          <w:ilvl w:val="2"/>
          <w:numId w:val="12"/>
        </w:numPr>
        <w:ind w:left="720" w:hanging="720"/>
        <w:rPr/>
      </w:pPr>
      <w:bookmarkStart w:colFirst="0" w:colLast="0" w:name="_heading=h.2fk6b3p" w:id="93"/>
      <w:bookmarkEnd w:id="93"/>
      <w:r w:rsidDel="00000000" w:rsidR="00000000" w:rsidRPr="00000000">
        <w:rPr>
          <w:rtl w:val="0"/>
        </w:rPr>
        <w:t xml:space="preserve">Interface IDs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mentioned in Appendix - Table 25)</w:t>
      </w:r>
    </w:p>
    <w:p w:rsidR="00000000" w:rsidDel="00000000" w:rsidP="00000000" w:rsidRDefault="00000000" w:rsidRPr="00000000" w14:paraId="0000020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4"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I.386_OM_0803_COST_PYRL </w:t>
      </w:r>
    </w:p>
    <w:p w:rsidR="00000000" w:rsidDel="00000000" w:rsidP="00000000" w:rsidRDefault="00000000" w:rsidRPr="00000000" w14:paraId="0000020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4"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I.388_OM_0803_COST_FIN </w:t>
      </w:r>
    </w:p>
    <w:p w:rsidR="00000000" w:rsidDel="00000000" w:rsidP="00000000" w:rsidRDefault="00000000" w:rsidRPr="00000000" w14:paraId="00000205">
      <w:pPr>
        <w:pStyle w:val="Heading3"/>
        <w:numPr>
          <w:ilvl w:val="2"/>
          <w:numId w:val="12"/>
        </w:numPr>
        <w:ind w:left="720" w:hanging="720"/>
        <w:rPr/>
      </w:pPr>
      <w:bookmarkStart w:colFirst="0" w:colLast="0" w:name="_heading=h.upglbi" w:id="94"/>
      <w:bookmarkEnd w:id="94"/>
      <w:r w:rsidDel="00000000" w:rsidR="00000000" w:rsidRPr="00000000">
        <w:rPr>
          <w:rtl w:val="0"/>
        </w:rPr>
        <w:t xml:space="preserve">CSV File Name </w:t>
      </w:r>
    </w:p>
    <w:p w:rsidR="00000000" w:rsidDel="00000000" w:rsidP="00000000" w:rsidRDefault="00000000" w:rsidRPr="00000000" w14:paraId="0000020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4"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I.386_OM_0803_COST_PYRL_20230801053937.csv</w:t>
      </w:r>
    </w:p>
    <w:p w:rsidR="00000000" w:rsidDel="00000000" w:rsidP="00000000" w:rsidRDefault="00000000" w:rsidRPr="00000000" w14:paraId="0000020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4"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I.388_OM_0803_COST_FIN_20230801050001.csv</w:t>
      </w:r>
    </w:p>
    <w:p w:rsidR="00000000" w:rsidDel="00000000" w:rsidP="00000000" w:rsidRDefault="00000000" w:rsidRPr="00000000" w14:paraId="00000208">
      <w:pPr>
        <w:pStyle w:val="Heading3"/>
        <w:numPr>
          <w:ilvl w:val="2"/>
          <w:numId w:val="12"/>
        </w:numPr>
        <w:ind w:left="720" w:hanging="720"/>
        <w:rPr/>
      </w:pPr>
      <w:bookmarkStart w:colFirst="0" w:colLast="0" w:name="_heading=h.3ep43zb" w:id="95"/>
      <w:bookmarkEnd w:id="95"/>
      <w:r w:rsidDel="00000000" w:rsidR="00000000" w:rsidRPr="00000000">
        <w:rPr>
          <w:rtl w:val="0"/>
        </w:rPr>
        <w:t xml:space="preserve">Frequency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Daily at 7AM. File will be generated after the FIN AD chain is completed at 6am. </w:t>
      </w:r>
    </w:p>
    <w:p w:rsidR="00000000" w:rsidDel="00000000" w:rsidP="00000000" w:rsidRDefault="00000000" w:rsidRPr="00000000" w14:paraId="0000020A">
      <w:pPr>
        <w:pStyle w:val="Heading3"/>
        <w:numPr>
          <w:ilvl w:val="2"/>
          <w:numId w:val="12"/>
        </w:numPr>
        <w:ind w:left="720" w:hanging="720"/>
        <w:rPr/>
      </w:pPr>
      <w:bookmarkStart w:colFirst="0" w:colLast="0" w:name="_heading=h.1tuee74" w:id="96"/>
      <w:bookmarkEnd w:id="96"/>
      <w:r w:rsidDel="00000000" w:rsidR="00000000" w:rsidRPr="00000000">
        <w:rPr>
          <w:rtl w:val="0"/>
        </w:rPr>
        <w:t xml:space="preserve">Volume: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(Waiting on wvOASIS to provide)</w:t>
      </w:r>
    </w:p>
    <w:p w:rsidR="00000000" w:rsidDel="00000000" w:rsidP="00000000" w:rsidRDefault="00000000" w:rsidRPr="00000000" w14:paraId="0000020C">
      <w:pPr>
        <w:pStyle w:val="Heading3"/>
        <w:numPr>
          <w:ilvl w:val="2"/>
          <w:numId w:val="12"/>
        </w:numPr>
        <w:ind w:left="720" w:hanging="720"/>
        <w:rPr/>
      </w:pPr>
      <w:bookmarkStart w:colFirst="0" w:colLast="0" w:name="_heading=h.4du1wux" w:id="97"/>
      <w:bookmarkEnd w:id="97"/>
      <w:r w:rsidDel="00000000" w:rsidR="00000000" w:rsidRPr="00000000">
        <w:rPr>
          <w:rtl w:val="0"/>
        </w:rPr>
        <w:t xml:space="preserve">Integration Methodology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CSV file.</w:t>
      </w:r>
    </w:p>
    <w:p w:rsidR="00000000" w:rsidDel="00000000" w:rsidP="00000000" w:rsidRDefault="00000000" w:rsidRPr="00000000" w14:paraId="0000020E">
      <w:pPr>
        <w:pStyle w:val="Heading3"/>
        <w:numPr>
          <w:ilvl w:val="2"/>
          <w:numId w:val="12"/>
        </w:numPr>
        <w:ind w:left="720" w:hanging="720"/>
        <w:rPr>
          <w:rFonts w:ascii="Calibri" w:cs="Calibri" w:eastAsia="Calibri" w:hAnsi="Calibri"/>
          <w:sz w:val="24"/>
          <w:szCs w:val="24"/>
        </w:rPr>
      </w:pPr>
      <w:bookmarkStart w:colFirst="0" w:colLast="0" w:name="_heading=h.2szc72q" w:id="98"/>
      <w:bookmarkEnd w:id="98"/>
      <w:r w:rsidDel="00000000" w:rsidR="00000000" w:rsidRPr="00000000">
        <w:rPr>
          <w:rtl w:val="0"/>
        </w:rPr>
        <w:t xml:space="preserve">Field Mapping and Data</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 data will be imported into TAMS through two CSV files with names prefixed with “I.386_OM_0803_COST_PYRL” or “I.388_OM_0803_COST_FIN”. Table in Section 2.7.9 lists the source and target field mappings.</w:t>
      </w:r>
    </w:p>
    <w:p w:rsidR="00000000" w:rsidDel="00000000" w:rsidP="00000000" w:rsidRDefault="00000000" w:rsidRPr="00000000" w14:paraId="00000210">
      <w:pPr>
        <w:pStyle w:val="Heading3"/>
        <w:numPr>
          <w:ilvl w:val="2"/>
          <w:numId w:val="12"/>
        </w:numPr>
        <w:ind w:left="720" w:hanging="720"/>
        <w:rPr/>
      </w:pPr>
      <w:bookmarkStart w:colFirst="0" w:colLast="0" w:name="_heading=h.184mhaj" w:id="99"/>
      <w:bookmarkEnd w:id="99"/>
      <w:r w:rsidDel="00000000" w:rsidR="00000000" w:rsidRPr="00000000">
        <w:rPr>
          <w:rtl w:val="0"/>
        </w:rPr>
        <w:t xml:space="preserve">Source Data Filter: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cost transactions for DEPT_CD “0803”. (Mentioned in Appendix “B”).</w:t>
      </w:r>
    </w:p>
    <w:p w:rsidR="00000000" w:rsidDel="00000000" w:rsidP="00000000" w:rsidRDefault="00000000" w:rsidRPr="00000000" w14:paraId="00000212">
      <w:pPr>
        <w:pStyle w:val="Heading3"/>
        <w:numPr>
          <w:ilvl w:val="2"/>
          <w:numId w:val="12"/>
        </w:numPr>
        <w:ind w:left="720" w:hanging="720"/>
        <w:rPr/>
      </w:pPr>
      <w:bookmarkStart w:colFirst="0" w:colLast="0" w:name="_heading=h.3s49zyc" w:id="100"/>
      <w:bookmarkEnd w:id="100"/>
      <w:r w:rsidDel="00000000" w:rsidR="00000000" w:rsidRPr="00000000">
        <w:rPr>
          <w:rtl w:val="0"/>
        </w:rPr>
        <w:t xml:space="preserve">Column Mapping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Fields in both I.386_OM_0803_COST_PYRL and I.388_OM_0803_COST_FIN files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6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17, Table 18, Table 19, Table 20 on the following pages outline the cost data mapping.</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keepNext w:val="1"/>
        <w:ind w:left="-1170" w:firstLine="0"/>
        <w:rPr/>
      </w:pPr>
      <w:r w:rsidDel="00000000" w:rsidR="00000000" w:rsidRPr="00000000">
        <w:rPr/>
        <w:drawing>
          <wp:inline distB="0" distT="0" distL="0" distR="0">
            <wp:extent cx="7427738" cy="7628509"/>
            <wp:effectExtent b="0" l="0" r="0" t="0"/>
            <wp:docPr id="2077805935"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7427738" cy="7628509"/>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79ka65" w:id="101"/>
      <w:bookmarkEnd w:id="101"/>
      <w:sdt>
        <w:sdtPr>
          <w:tag w:val="goog_rdk_88"/>
        </w:sdtPr>
        <w:sdtContent>
          <w:commentRangeStart w:id="88"/>
        </w:sdtContent>
      </w:sdt>
      <w:sdt>
        <w:sdtPr>
          <w:tag w:val="goog_rdk_89"/>
        </w:sdtPr>
        <w:sdtContent>
          <w:commentRangeStart w:id="89"/>
        </w:sdtContent>
      </w:sdt>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17</w:t>
      </w:r>
      <w:commentRangeEnd w:id="88"/>
      <w:r w:rsidDel="00000000" w:rsidR="00000000" w:rsidRPr="00000000">
        <w:commentReference w:id="88"/>
      </w:r>
      <w:commentRangeEnd w:id="89"/>
      <w:r w:rsidDel="00000000" w:rsidR="00000000" w:rsidRPr="00000000">
        <w:commentReference w:id="89"/>
      </w:r>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 - </w:t>
      </w:r>
      <w:sdt>
        <w:sdtPr>
          <w:tag w:val="goog_rdk_90"/>
        </w:sdtPr>
        <w:sdtContent>
          <w:commentRangeStart w:id="90"/>
        </w:sdtContent>
      </w:sdt>
      <w:sdt>
        <w:sdtPr>
          <w:tag w:val="goog_rdk_91"/>
        </w:sdtPr>
        <w:sdtContent>
          <w:commentRangeStart w:id="91"/>
        </w:sdtContent>
      </w:sdt>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Cost Interface </w:t>
      </w:r>
      <w:commentRangeEnd w:id="90"/>
      <w:r w:rsidDel="00000000" w:rsidR="00000000" w:rsidRPr="00000000">
        <w:commentReference w:id="90"/>
      </w:r>
      <w:commentRangeEnd w:id="91"/>
      <w:r w:rsidDel="00000000" w:rsidR="00000000" w:rsidRPr="00000000">
        <w:commentReference w:id="91"/>
      </w:r>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Column Mapping – Common Fields in both PYRL and FIN </w:t>
      </w:r>
      <w:sdt>
        <w:sdtPr>
          <w:tag w:val="goog_rdk_92"/>
        </w:sdtPr>
        <w:sdtContent>
          <w:commentRangeStart w:id="92"/>
        </w:sdtContent>
      </w:sdt>
      <w:sdt>
        <w:sdtPr>
          <w:tag w:val="goog_rdk_93"/>
        </w:sdtPr>
        <w:sdtContent>
          <w:commentRangeStart w:id="93"/>
        </w:sdtContent>
      </w:sdt>
      <w:sdt>
        <w:sdtPr>
          <w:tag w:val="goog_rdk_94"/>
        </w:sdtPr>
        <w:sdtContent>
          <w:commentRangeStart w:id="94"/>
        </w:sdtContent>
      </w:sdt>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File (Part 1)</w:t>
      </w:r>
      <w:commentRangeEnd w:id="92"/>
      <w:r w:rsidDel="00000000" w:rsidR="00000000" w:rsidRPr="00000000">
        <w:commentReference w:id="92"/>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218">
      <w:pPr>
        <w:keepNext w:val="1"/>
        <w:ind w:left="-1170" w:firstLine="0"/>
        <w:rPr/>
      </w:pPr>
      <w:r w:rsidDel="00000000" w:rsidR="00000000" w:rsidRPr="00000000">
        <w:rPr/>
        <w:drawing>
          <wp:inline distB="0" distT="0" distL="0" distR="0">
            <wp:extent cx="7411956" cy="6882192"/>
            <wp:effectExtent b="0" l="0" r="0" t="0"/>
            <wp:docPr id="2077805936"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7411956" cy="6882192"/>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meukdy" w:id="102"/>
      <w:bookmarkEnd w:id="102"/>
      <w:sdt>
        <w:sdtPr>
          <w:tag w:val="goog_rdk_95"/>
        </w:sdtPr>
        <w:sdtContent>
          <w:commentRangeStart w:id="95"/>
        </w:sdtContent>
      </w:sdt>
      <w:sdt>
        <w:sdtPr>
          <w:tag w:val="goog_rdk_96"/>
        </w:sdtPr>
        <w:sdtContent>
          <w:commentRangeStart w:id="96"/>
        </w:sdtContent>
      </w:sdt>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18</w:t>
      </w:r>
      <w:commentRangeEnd w:id="95"/>
      <w:r w:rsidDel="00000000" w:rsidR="00000000" w:rsidRPr="00000000">
        <w:commentReference w:id="95"/>
      </w:r>
      <w:commentRangeEnd w:id="96"/>
      <w:r w:rsidDel="00000000" w:rsidR="00000000" w:rsidRPr="00000000">
        <w:commentReference w:id="96"/>
      </w:r>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 - Cost Interface Column Mapping – Common Fields in both PYRL and FIN File (Part 2)</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keepNext w:val="1"/>
        <w:ind w:left="-1170" w:right="-1170" w:firstLine="0"/>
        <w:rPr/>
      </w:pPr>
      <w:r w:rsidDel="00000000" w:rsidR="00000000" w:rsidRPr="00000000">
        <w:rPr/>
        <w:drawing>
          <wp:inline distB="0" distT="0" distL="0" distR="0">
            <wp:extent cx="7419975" cy="4968055"/>
            <wp:effectExtent b="0" l="0" r="0" t="0"/>
            <wp:docPr id="2077805907"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7419975" cy="496805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6ei31r" w:id="103"/>
      <w:bookmarkEnd w:id="103"/>
      <w:sdt>
        <w:sdtPr>
          <w:tag w:val="goog_rdk_97"/>
        </w:sdtPr>
        <w:sdtContent>
          <w:commentRangeStart w:id="97"/>
        </w:sdtContent>
      </w:sdt>
      <w:sdt>
        <w:sdtPr>
          <w:tag w:val="goog_rdk_98"/>
        </w:sdtPr>
        <w:sdtContent>
          <w:commentRangeStart w:id="98"/>
        </w:sdtContent>
      </w:sdt>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19</w:t>
      </w:r>
      <w:commentRangeEnd w:id="97"/>
      <w:r w:rsidDel="00000000" w:rsidR="00000000" w:rsidRPr="00000000">
        <w:commentReference w:id="97"/>
      </w:r>
      <w:commentRangeEnd w:id="98"/>
      <w:r w:rsidDel="00000000" w:rsidR="00000000" w:rsidRPr="00000000">
        <w:commentReference w:id="98"/>
      </w:r>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 - Cost Interface Column Mapping – Common Fields in both PYRL and FIN File (Part 3)</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4"/>
        <w:rPr>
          <w:i w:val="0"/>
          <w:color w:val="000000"/>
        </w:rPr>
      </w:pPr>
      <w:r w:rsidDel="00000000" w:rsidR="00000000" w:rsidRPr="00000000">
        <w:rPr>
          <w:i w:val="0"/>
          <w:color w:val="000000"/>
          <w:rtl w:val="0"/>
        </w:rPr>
        <w:t xml:space="preserve">Additional Fields ONLY in I.388_OM_0803_COST_FIN File</w:t>
      </w:r>
    </w:p>
    <w:p w:rsidR="00000000" w:rsidDel="00000000" w:rsidP="00000000" w:rsidRDefault="00000000" w:rsidRPr="00000000" w14:paraId="00000223">
      <w:pPr>
        <w:keepNext w:val="1"/>
        <w:ind w:left="-1080" w:firstLine="0"/>
        <w:rPr/>
      </w:pPr>
      <w:r w:rsidDel="00000000" w:rsidR="00000000" w:rsidRPr="00000000">
        <w:rPr/>
        <w:drawing>
          <wp:inline distB="0" distT="0" distL="0" distR="0">
            <wp:extent cx="7372456" cy="3871327"/>
            <wp:effectExtent b="0" l="0" r="0" t="0"/>
            <wp:docPr id="2077805908"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7372456" cy="3871327"/>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1ljsd9k" w:id="104"/>
      <w:bookmarkEnd w:id="104"/>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20 - Cost Interface Column Mapping – Fields Only in FIN File</w:t>
      </w:r>
    </w:p>
    <w:p w:rsidR="00000000" w:rsidDel="00000000" w:rsidP="00000000" w:rsidRDefault="00000000" w:rsidRPr="00000000" w14:paraId="00000225">
      <w:pPr>
        <w:pStyle w:val="Heading3"/>
        <w:numPr>
          <w:ilvl w:val="2"/>
          <w:numId w:val="12"/>
        </w:numPr>
        <w:ind w:left="720" w:hanging="720"/>
        <w:rPr/>
      </w:pPr>
      <w:bookmarkStart w:colFirst="0" w:colLast="0" w:name="_heading=h.45jfvxd" w:id="105"/>
      <w:bookmarkEnd w:id="105"/>
      <w:r w:rsidDel="00000000" w:rsidR="00000000" w:rsidRPr="00000000">
        <w:rPr>
          <w:rtl w:val="0"/>
        </w:rPr>
        <w:t xml:space="preserve">Mockups</w:t>
      </w:r>
    </w:p>
    <w:p w:rsidR="00000000" w:rsidDel="00000000" w:rsidP="00000000" w:rsidRDefault="00000000" w:rsidRPr="00000000" w14:paraId="00000226">
      <w:pPr>
        <w:rPr/>
      </w:pPr>
      <w:r w:rsidDel="00000000" w:rsidR="00000000" w:rsidRPr="00000000">
        <w:rPr>
          <w:rtl w:val="0"/>
        </w:rPr>
        <w:t xml:space="preserve">Figure 10 and Figure 11 below are UI mockups of the “Actual Cost” tab on the “Task Form”, displaying the labor, equipment, material and invoice costs applied to a Task or Task Order.</w:t>
      </w:r>
    </w:p>
    <w:p w:rsidR="00000000" w:rsidDel="00000000" w:rsidP="00000000" w:rsidRDefault="00000000" w:rsidRPr="00000000" w14:paraId="00000227">
      <w:pPr>
        <w:keepNext w:val="1"/>
        <w:rPr/>
      </w:pPr>
      <w:r w:rsidDel="00000000" w:rsidR="00000000" w:rsidRPr="00000000">
        <w:rPr/>
        <w:drawing>
          <wp:inline distB="0" distT="0" distL="0" distR="0">
            <wp:extent cx="5943600" cy="2656205"/>
            <wp:effectExtent b="0" l="0" r="0" t="0"/>
            <wp:docPr descr="A screenshot of a computer&#10;&#10;Description automatically generated" id="2077805909" name="image17.png"/>
            <a:graphic>
              <a:graphicData uri="http://schemas.openxmlformats.org/drawingml/2006/picture">
                <pic:pic>
                  <pic:nvPicPr>
                    <pic:cNvPr descr="A screenshot of a computer&#10;&#10;Description automatically generated" id="0" name="image17.png"/>
                    <pic:cNvPicPr preferRelativeResize="0"/>
                  </pic:nvPicPr>
                  <pic:blipFill>
                    <a:blip r:embed="rId49"/>
                    <a:srcRect b="0" l="0" r="0" t="0"/>
                    <a:stretch>
                      <a:fillRect/>
                    </a:stretch>
                  </pic:blipFill>
                  <pic:spPr>
                    <a:xfrm>
                      <a:off x="0" y="0"/>
                      <a:ext cx="5943600" cy="265620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koq656" w:id="106"/>
      <w:bookmarkEnd w:id="106"/>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10 - Actual Cost UI Mockup - 1</w:t>
      </w:r>
    </w:p>
    <w:p w:rsidR="00000000" w:rsidDel="00000000" w:rsidP="00000000" w:rsidRDefault="00000000" w:rsidRPr="00000000" w14:paraId="00000229">
      <w:pPr>
        <w:keepNext w:val="1"/>
        <w:rPr/>
      </w:pPr>
      <w:r w:rsidDel="00000000" w:rsidR="00000000" w:rsidRPr="00000000">
        <w:rPr/>
        <w:drawing>
          <wp:inline distB="0" distT="0" distL="0" distR="0">
            <wp:extent cx="5943600" cy="2860675"/>
            <wp:effectExtent b="0" l="0" r="0" t="0"/>
            <wp:docPr descr="A screenshot of a computer&#10;&#10;Description automatically generated" id="2077805910" name="image7.png"/>
            <a:graphic>
              <a:graphicData uri="http://schemas.openxmlformats.org/drawingml/2006/picture">
                <pic:pic>
                  <pic:nvPicPr>
                    <pic:cNvPr descr="A screenshot of a computer&#10;&#10;Description automatically generated" id="0" name="image7.png"/>
                    <pic:cNvPicPr preferRelativeResize="0"/>
                  </pic:nvPicPr>
                  <pic:blipFill>
                    <a:blip r:embed="rId50"/>
                    <a:srcRect b="0" l="0" r="0" t="0"/>
                    <a:stretch>
                      <a:fillRect/>
                    </a:stretch>
                  </pic:blipFill>
                  <pic:spPr>
                    <a:xfrm>
                      <a:off x="0" y="0"/>
                      <a:ext cx="5943600"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zu0gcz" w:id="107"/>
      <w:bookmarkEnd w:id="107"/>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11 - Actual Cost UI Mockup - 2</w:t>
      </w:r>
    </w:p>
    <w:p w:rsidR="00000000" w:rsidDel="00000000" w:rsidP="00000000" w:rsidRDefault="00000000" w:rsidRPr="00000000" w14:paraId="0000022B">
      <w:pPr>
        <w:pStyle w:val="Heading1"/>
        <w:numPr>
          <w:ilvl w:val="0"/>
          <w:numId w:val="12"/>
        </w:numPr>
        <w:ind w:left="432" w:hanging="432"/>
        <w:rPr/>
      </w:pPr>
      <w:bookmarkStart w:colFirst="0" w:colLast="0" w:name="_heading=h.3jtnz0s" w:id="108"/>
      <w:bookmarkEnd w:id="108"/>
      <w:r w:rsidDel="00000000" w:rsidR="00000000" w:rsidRPr="00000000">
        <w:rPr>
          <w:rtl w:val="0"/>
        </w:rPr>
        <w:t xml:space="preserve">Integration Execution</w:t>
      </w:r>
    </w:p>
    <w:p w:rsidR="00000000" w:rsidDel="00000000" w:rsidP="00000000" w:rsidRDefault="00000000" w:rsidRPr="00000000" w14:paraId="0000022C">
      <w:pPr>
        <w:pStyle w:val="Heading2"/>
        <w:numPr>
          <w:ilvl w:val="1"/>
          <w:numId w:val="12"/>
        </w:numPr>
        <w:ind w:left="576" w:hanging="576"/>
        <w:rPr/>
      </w:pPr>
      <w:bookmarkStart w:colFirst="0" w:colLast="0" w:name="_heading=h.1yyy98l" w:id="109"/>
      <w:bookmarkEnd w:id="109"/>
      <w:r w:rsidDel="00000000" w:rsidR="00000000" w:rsidRPr="00000000">
        <w:rPr>
          <w:rtl w:val="0"/>
        </w:rPr>
        <w:t xml:space="preserve">Scheduling</w:t>
      </w:r>
    </w:p>
    <w:p w:rsidR="00000000" w:rsidDel="00000000" w:rsidP="00000000" w:rsidRDefault="00000000" w:rsidRPr="00000000" w14:paraId="0000022D">
      <w:pPr>
        <w:rPr/>
      </w:pPr>
      <w:r w:rsidDel="00000000" w:rsidR="00000000" w:rsidRPr="00000000">
        <w:rPr>
          <w:rtl w:val="0"/>
        </w:rPr>
        <w:t xml:space="preserve">Scheduling the interface execution will be automated utilizing the </w:t>
      </w:r>
      <w:sdt>
        <w:sdtPr>
          <w:tag w:val="goog_rdk_99"/>
        </w:sdtPr>
        <w:sdtContent>
          <w:commentRangeStart w:id="99"/>
        </w:sdtContent>
      </w:sdt>
      <w:sdt>
        <w:sdtPr>
          <w:tag w:val="goog_rdk_100"/>
        </w:sdtPr>
        <w:sdtContent>
          <w:commentRangeStart w:id="100"/>
        </w:sdtContent>
      </w:sdt>
      <w:sdt>
        <w:sdtPr>
          <w:tag w:val="goog_rdk_101"/>
        </w:sdtPr>
        <w:sdtContent>
          <w:commentRangeStart w:id="101"/>
        </w:sdtContent>
      </w:sdt>
      <w:sdt>
        <w:sdtPr>
          <w:tag w:val="goog_rdk_102"/>
        </w:sdtPr>
        <w:sdtContent>
          <w:commentRangeStart w:id="102"/>
        </w:sdtContent>
      </w:sdt>
      <w:r w:rsidDel="00000000" w:rsidR="00000000" w:rsidRPr="00000000">
        <w:rPr>
          <w:rtl w:val="0"/>
        </w:rPr>
        <w:t xml:space="preserve">Windows task scheduler feature</w:t>
      </w:r>
      <w:commentRangeEnd w:id="99"/>
      <w:r w:rsidDel="00000000" w:rsidR="00000000" w:rsidRPr="00000000">
        <w:commentReference w:id="99"/>
      </w:r>
      <w:commentRangeEnd w:id="100"/>
      <w:r w:rsidDel="00000000" w:rsidR="00000000" w:rsidRPr="00000000">
        <w:commentReference w:id="100"/>
      </w:r>
      <w:commentRangeEnd w:id="101"/>
      <w:r w:rsidDel="00000000" w:rsidR="00000000" w:rsidRPr="00000000">
        <w:commentReference w:id="101"/>
      </w:r>
      <w:commentRangeEnd w:id="102"/>
      <w:r w:rsidDel="00000000" w:rsidR="00000000" w:rsidRPr="00000000">
        <w:commentReference w:id="102"/>
      </w:r>
      <w:r w:rsidDel="00000000" w:rsidR="00000000" w:rsidRPr="00000000">
        <w:rPr>
          <w:rtl w:val="0"/>
        </w:rPr>
        <w:t xml:space="preserve">. Deighton will set the order of tasks based on data dependency.</w:t>
      </w:r>
    </w:p>
    <w:p w:rsidR="00000000" w:rsidDel="00000000" w:rsidP="00000000" w:rsidRDefault="00000000" w:rsidRPr="00000000" w14:paraId="0000022E">
      <w:pPr>
        <w:rPr/>
      </w:pPr>
      <w:r w:rsidDel="00000000" w:rsidR="00000000" w:rsidRPr="00000000">
        <w:rPr>
          <w:rtl w:val="0"/>
        </w:rPr>
        <w:t xml:space="preserve">Integrations will run in the following order:</w:t>
      </w:r>
    </w:p>
    <w:p w:rsidR="00000000" w:rsidDel="00000000" w:rsidP="00000000" w:rsidRDefault="00000000" w:rsidRPr="00000000" w14:paraId="000002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I.389_OM_0803_ACC</w:t>
      </w:r>
    </w:p>
    <w:p w:rsidR="00000000" w:rsidDel="00000000" w:rsidP="00000000" w:rsidRDefault="00000000" w:rsidRPr="00000000" w14:paraId="000002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I.387_OM_0803_EMP</w:t>
      </w:r>
    </w:p>
    <w:p w:rsidR="00000000" w:rsidDel="00000000" w:rsidP="00000000" w:rsidRDefault="00000000" w:rsidRPr="00000000" w14:paraId="0000023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I.390_OM_0803_EQP</w:t>
      </w:r>
    </w:p>
    <w:p w:rsidR="00000000" w:rsidDel="00000000" w:rsidP="00000000" w:rsidRDefault="00000000" w:rsidRPr="00000000" w14:paraId="000002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I.391_OM_0803_MAT</w:t>
      </w:r>
    </w:p>
    <w:p w:rsidR="00000000" w:rsidDel="00000000" w:rsidP="00000000" w:rsidRDefault="00000000" w:rsidRPr="00000000" w14:paraId="0000023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I.386_OM_0803_COST_PYRL</w:t>
      </w:r>
    </w:p>
    <w:p w:rsidR="00000000" w:rsidDel="00000000" w:rsidP="00000000" w:rsidRDefault="00000000" w:rsidRPr="00000000" w14:paraId="0000023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I.388_OM_0803_COST_FIN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If there are multiple files for a single interface, with different date time stamps, the dTIMS Integrations Service will process them sequentially in the order of date time.</w:t>
      </w:r>
    </w:p>
    <w:p w:rsidR="00000000" w:rsidDel="00000000" w:rsidP="00000000" w:rsidRDefault="00000000" w:rsidRPr="00000000" w14:paraId="00000237">
      <w:pPr>
        <w:rPr/>
      </w:pPr>
      <w:r w:rsidDel="00000000" w:rsidR="00000000" w:rsidRPr="00000000">
        <w:rPr>
          <w:rtl w:val="0"/>
        </w:rPr>
        <w:t xml:space="preserve">Integrations could either run on a schedule or run manually on demand.</w:t>
      </w:r>
    </w:p>
    <w:p w:rsidR="00000000" w:rsidDel="00000000" w:rsidP="00000000" w:rsidRDefault="00000000" w:rsidRPr="00000000" w14:paraId="00000238">
      <w:pPr>
        <w:widowControl w:val="1"/>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3"/>
        <w:numPr>
          <w:ilvl w:val="2"/>
          <w:numId w:val="12"/>
        </w:numPr>
        <w:ind w:left="720" w:hanging="720"/>
        <w:rPr/>
      </w:pPr>
      <w:bookmarkStart w:colFirst="0" w:colLast="0" w:name="_heading=h.4iylrwe" w:id="110"/>
      <w:bookmarkEnd w:id="110"/>
      <w:r w:rsidDel="00000000" w:rsidR="00000000" w:rsidRPr="00000000">
        <w:rPr>
          <w:rtl w:val="0"/>
        </w:rPr>
        <w:t xml:space="preserve">Daily Schedule</w:t>
      </w:r>
    </w:p>
    <w:p w:rsidR="00000000" w:rsidDel="00000000" w:rsidP="00000000" w:rsidRDefault="00000000" w:rsidRPr="00000000" w14:paraId="0000023A">
      <w:pPr>
        <w:rPr/>
      </w:pPr>
      <w:r w:rsidDel="00000000" w:rsidR="00000000" w:rsidRPr="00000000">
        <w:rPr>
          <w:rtl w:val="0"/>
        </w:rPr>
        <w:t xml:space="preserve">The dTIMS Integrations service will be scheduled to run every day at </w:t>
      </w:r>
      <w:sdt>
        <w:sdtPr>
          <w:tag w:val="goog_rdk_103"/>
        </w:sdtPr>
        <w:sdtContent>
          <w:commentRangeStart w:id="103"/>
        </w:sdtContent>
      </w:sdt>
      <w:sdt>
        <w:sdtPr>
          <w:tag w:val="goog_rdk_104"/>
        </w:sdtPr>
        <w:sdtContent>
          <w:commentRangeStart w:id="104"/>
        </w:sdtContent>
      </w:sdt>
      <w:r w:rsidDel="00000000" w:rsidR="00000000" w:rsidRPr="00000000">
        <w:rPr>
          <w:rtl w:val="0"/>
        </w:rPr>
        <w:t xml:space="preserve">7</w:t>
      </w:r>
      <w:commentRangeEnd w:id="103"/>
      <w:r w:rsidDel="00000000" w:rsidR="00000000" w:rsidRPr="00000000">
        <w:commentReference w:id="103"/>
      </w:r>
      <w:commentRangeEnd w:id="104"/>
      <w:r w:rsidDel="00000000" w:rsidR="00000000" w:rsidRPr="00000000">
        <w:commentReference w:id="104"/>
      </w:r>
      <w:r w:rsidDel="00000000" w:rsidR="00000000" w:rsidRPr="00000000">
        <w:rPr>
          <w:rtl w:val="0"/>
        </w:rPr>
        <w:t xml:space="preserve">AM. This can be modified in the </w:t>
      </w:r>
      <w:sdt>
        <w:sdtPr>
          <w:tag w:val="goog_rdk_105"/>
        </w:sdtPr>
        <w:sdtContent>
          <w:commentRangeStart w:id="105"/>
        </w:sdtContent>
      </w:sdt>
      <w:sdt>
        <w:sdtPr>
          <w:tag w:val="goog_rdk_106"/>
        </w:sdtPr>
        <w:sdtContent>
          <w:commentRangeStart w:id="106"/>
        </w:sdtContent>
      </w:sdt>
      <w:r w:rsidDel="00000000" w:rsidR="00000000" w:rsidRPr="00000000">
        <w:rPr>
          <w:rtl w:val="0"/>
        </w:rPr>
        <w:t xml:space="preserve">Windows Task Scheduler</w:t>
      </w:r>
      <w:commentRangeEnd w:id="105"/>
      <w:r w:rsidDel="00000000" w:rsidR="00000000" w:rsidRPr="00000000">
        <w:commentReference w:id="105"/>
      </w:r>
      <w:commentRangeEnd w:id="106"/>
      <w:r w:rsidDel="00000000" w:rsidR="00000000" w:rsidRPr="00000000">
        <w:commentReference w:id="106"/>
      </w:r>
      <w:r w:rsidDel="00000000" w:rsidR="00000000" w:rsidRPr="00000000">
        <w:rPr>
          <w:rtl w:val="0"/>
        </w:rPr>
        <w:t xml:space="preserve">, on the server where the OM WV Integrations windows service is hosted and scheduled. Figure 12 below outlines the Daily Schedule.</w:t>
      </w:r>
    </w:p>
    <w:p w:rsidR="00000000" w:rsidDel="00000000" w:rsidP="00000000" w:rsidRDefault="00000000" w:rsidRPr="00000000" w14:paraId="0000023B">
      <w:pPr>
        <w:keepNext w:val="1"/>
        <w:jc w:val="center"/>
        <w:rPr/>
      </w:pPr>
      <w:r w:rsidDel="00000000" w:rsidR="00000000" w:rsidRPr="00000000">
        <w:rPr/>
        <w:drawing>
          <wp:inline distB="0" distT="0" distL="0" distR="0">
            <wp:extent cx="5030615" cy="4028792"/>
            <wp:effectExtent b="0" l="0" r="0" t="0"/>
            <wp:docPr descr="Graphical user interface, text, application&#10;&#10;Description automatically generated" id="2077805911" name="image16.png"/>
            <a:graphic>
              <a:graphicData uri="http://schemas.openxmlformats.org/drawingml/2006/picture">
                <pic:pic>
                  <pic:nvPicPr>
                    <pic:cNvPr descr="Graphical user interface, text, application&#10;&#10;Description automatically generated" id="0" name="image16.png"/>
                    <pic:cNvPicPr preferRelativeResize="0"/>
                  </pic:nvPicPr>
                  <pic:blipFill>
                    <a:blip r:embed="rId51"/>
                    <a:srcRect b="0" l="0" r="0" t="0"/>
                    <a:stretch>
                      <a:fillRect/>
                    </a:stretch>
                  </pic:blipFill>
                  <pic:spPr>
                    <a:xfrm>
                      <a:off x="0" y="0"/>
                      <a:ext cx="5030615" cy="4028792"/>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y3w247" w:id="111"/>
      <w:bookmarkEnd w:id="111"/>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12 - OM WV Integrations Daily Schedule</w:t>
      </w:r>
    </w:p>
    <w:p w:rsidR="00000000" w:rsidDel="00000000" w:rsidP="00000000" w:rsidRDefault="00000000" w:rsidRPr="00000000" w14:paraId="0000023D">
      <w:pPr>
        <w:widowControl w:val="1"/>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3"/>
        <w:numPr>
          <w:ilvl w:val="2"/>
          <w:numId w:val="12"/>
        </w:numPr>
        <w:ind w:left="720" w:hanging="720"/>
        <w:rPr/>
      </w:pPr>
      <w:bookmarkStart w:colFirst="0" w:colLast="0" w:name="_heading=h.1d96cc0" w:id="112"/>
      <w:bookmarkEnd w:id="112"/>
      <w:r w:rsidDel="00000000" w:rsidR="00000000" w:rsidRPr="00000000">
        <w:rPr>
          <w:rtl w:val="0"/>
        </w:rPr>
        <w:t xml:space="preserve">Manual Scheduling</w:t>
      </w:r>
    </w:p>
    <w:p w:rsidR="00000000" w:rsidDel="00000000" w:rsidP="00000000" w:rsidRDefault="00000000" w:rsidRPr="00000000" w14:paraId="0000023F">
      <w:pPr>
        <w:rPr/>
      </w:pPr>
      <w:r w:rsidDel="00000000" w:rsidR="00000000" w:rsidRPr="00000000">
        <w:rPr>
          <w:rtl w:val="0"/>
        </w:rPr>
        <w:t xml:space="preserve">A system admin can schedule the dTIMS Integrations Service manually following these instructions:</w:t>
      </w:r>
    </w:p>
    <w:p w:rsidR="00000000" w:rsidDel="00000000" w:rsidP="00000000" w:rsidRDefault="00000000" w:rsidRPr="00000000" w14:paraId="000002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the Windows Task Scheduler</w:t>
      </w:r>
    </w:p>
    <w:p w:rsidR="00000000" w:rsidDel="00000000" w:rsidP="00000000" w:rsidRDefault="00000000" w:rsidRPr="00000000" w14:paraId="00000241">
      <w:pPr>
        <w:keepNext w:val="1"/>
        <w:jc w:val="center"/>
        <w:rPr/>
      </w:pPr>
      <w:r w:rsidDel="00000000" w:rsidR="00000000" w:rsidRPr="00000000">
        <w:rPr/>
        <w:drawing>
          <wp:inline distB="0" distT="0" distL="0" distR="0">
            <wp:extent cx="5943600" cy="3914140"/>
            <wp:effectExtent b="0" l="0" r="0" t="0"/>
            <wp:docPr descr="A screenshot of a computer&#10;&#10;Description automatically generated" id="2077805912" name="image12.png"/>
            <a:graphic>
              <a:graphicData uri="http://schemas.openxmlformats.org/drawingml/2006/picture">
                <pic:pic>
                  <pic:nvPicPr>
                    <pic:cNvPr descr="A screenshot of a computer&#10;&#10;Description automatically generated" id="0" name="image12.png"/>
                    <pic:cNvPicPr preferRelativeResize="0"/>
                  </pic:nvPicPr>
                  <pic:blipFill>
                    <a:blip r:embed="rId52"/>
                    <a:srcRect b="0" l="0" r="0" t="0"/>
                    <a:stretch>
                      <a:fillRect/>
                    </a:stretch>
                  </pic:blipFill>
                  <pic:spPr>
                    <a:xfrm>
                      <a:off x="0" y="0"/>
                      <a:ext cx="5943600" cy="391414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x8tuzt" w:id="113"/>
      <w:bookmarkEnd w:id="113"/>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13 - Windows Task Scheduler</w:t>
      </w:r>
    </w:p>
    <w:p w:rsidR="00000000" w:rsidDel="00000000" w:rsidP="00000000" w:rsidRDefault="00000000" w:rsidRPr="00000000" w14:paraId="000002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Right click on the “OM WV Integration” Task in Task Scheduler and click Properties. </w:t>
      </w:r>
    </w:p>
    <w:p w:rsidR="00000000" w:rsidDel="00000000" w:rsidP="00000000" w:rsidRDefault="00000000" w:rsidRPr="00000000" w14:paraId="00000244">
      <w:pPr>
        <w:keepNext w:val="1"/>
        <w:jc w:val="center"/>
        <w:rPr/>
      </w:pPr>
      <w:r w:rsidDel="00000000" w:rsidR="00000000" w:rsidRPr="00000000">
        <w:rPr/>
        <w:drawing>
          <wp:inline distB="0" distT="0" distL="0" distR="0">
            <wp:extent cx="3256050" cy="2465106"/>
            <wp:effectExtent b="0" l="0" r="0" t="0"/>
            <wp:docPr descr="Graphical user interface, text, application, email&#10;&#10;Description automatically generated" id="2077805913" name="image9.png"/>
            <a:graphic>
              <a:graphicData uri="http://schemas.openxmlformats.org/drawingml/2006/picture">
                <pic:pic>
                  <pic:nvPicPr>
                    <pic:cNvPr descr="Graphical user interface, text, application, email&#10;&#10;Description automatically generated" id="0" name="image9.png"/>
                    <pic:cNvPicPr preferRelativeResize="0"/>
                  </pic:nvPicPr>
                  <pic:blipFill>
                    <a:blip r:embed="rId53"/>
                    <a:srcRect b="0" l="0" r="0" t="0"/>
                    <a:stretch>
                      <a:fillRect/>
                    </a:stretch>
                  </pic:blipFill>
                  <pic:spPr>
                    <a:xfrm>
                      <a:off x="0" y="0"/>
                      <a:ext cx="3256050" cy="2465106"/>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ce457m" w:id="114"/>
      <w:bookmarkEnd w:id="114"/>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14 - Windows Task Scheduler - General Tab</w:t>
      </w:r>
    </w:p>
    <w:p w:rsidR="00000000" w:rsidDel="00000000" w:rsidP="00000000" w:rsidRDefault="00000000" w:rsidRPr="00000000" w14:paraId="000002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Trigger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 click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One time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options and select the date and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 to schedule the integrations service execution.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720" w:right="0" w:hanging="36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447721" cy="3008511"/>
            <wp:effectExtent b="0" l="0" r="0" t="0"/>
            <wp:docPr descr="Graphical user interface, text, application, email&#10;&#10;Description automatically generated" id="2077805914" name="image14.png"/>
            <a:graphic>
              <a:graphicData uri="http://schemas.openxmlformats.org/drawingml/2006/picture">
                <pic:pic>
                  <pic:nvPicPr>
                    <pic:cNvPr descr="Graphical user interface, text, application, email&#10;&#10;Description automatically generated" id="0" name="image14.png"/>
                    <pic:cNvPicPr preferRelativeResize="0"/>
                  </pic:nvPicPr>
                  <pic:blipFill>
                    <a:blip r:embed="rId54"/>
                    <a:srcRect b="0" l="0" r="0" t="0"/>
                    <a:stretch>
                      <a:fillRect/>
                    </a:stretch>
                  </pic:blipFill>
                  <pic:spPr>
                    <a:xfrm>
                      <a:off x="0" y="0"/>
                      <a:ext cx="3447721" cy="3008511"/>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rjefff" w:id="115"/>
      <w:bookmarkEnd w:id="115"/>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15 - Windows Task Scheduler - Trigger Tab</w:t>
      </w:r>
    </w:p>
    <w:p w:rsidR="00000000" w:rsidDel="00000000" w:rsidP="00000000" w:rsidRDefault="00000000" w:rsidRPr="00000000" w14:paraId="000002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OK button to schedule the dTIMS OM Integration service.</w:t>
      </w:r>
    </w:p>
    <w:p w:rsidR="00000000" w:rsidDel="00000000" w:rsidP="00000000" w:rsidRDefault="00000000" w:rsidRPr="00000000" w14:paraId="0000024B">
      <w:pPr>
        <w:widowControl w:val="1"/>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2"/>
        <w:numPr>
          <w:ilvl w:val="1"/>
          <w:numId w:val="12"/>
        </w:numPr>
        <w:ind w:left="576" w:hanging="576"/>
        <w:rPr/>
      </w:pPr>
      <w:bookmarkStart w:colFirst="0" w:colLast="0" w:name="_heading=h.3bj1y38" w:id="116"/>
      <w:bookmarkEnd w:id="116"/>
      <w:sdt>
        <w:sdtPr>
          <w:tag w:val="goog_rdk_107"/>
        </w:sdtPr>
        <w:sdtContent>
          <w:commentRangeStart w:id="107"/>
        </w:sdtContent>
      </w:sdt>
      <w:sdt>
        <w:sdtPr>
          <w:tag w:val="goog_rdk_108"/>
        </w:sdtPr>
        <w:sdtContent>
          <w:commentRangeStart w:id="108"/>
        </w:sdtContent>
      </w:sdt>
      <w:sdt>
        <w:sdtPr>
          <w:tag w:val="goog_rdk_109"/>
        </w:sdtPr>
        <w:sdtContent>
          <w:commentRangeStart w:id="109"/>
        </w:sdtContent>
      </w:sdt>
      <w:sdt>
        <w:sdtPr>
          <w:tag w:val="goog_rdk_110"/>
        </w:sdtPr>
        <w:sdtContent>
          <w:commentRangeStart w:id="110"/>
        </w:sdtContent>
      </w:sdt>
      <w:r w:rsidDel="00000000" w:rsidR="00000000" w:rsidRPr="00000000">
        <w:rPr>
          <w:rtl w:val="0"/>
        </w:rPr>
        <w:t xml:space="preserve">Error </w:t>
      </w:r>
      <w:commentRangeEnd w:id="107"/>
      <w:r w:rsidDel="00000000" w:rsidR="00000000" w:rsidRPr="00000000">
        <w:commentReference w:id="107"/>
      </w:r>
      <w:commentRangeEnd w:id="108"/>
      <w:r w:rsidDel="00000000" w:rsidR="00000000" w:rsidRPr="00000000">
        <w:commentReference w:id="108"/>
      </w:r>
      <w:commentRangeEnd w:id="109"/>
      <w:r w:rsidDel="00000000" w:rsidR="00000000" w:rsidRPr="00000000">
        <w:commentReference w:id="109"/>
      </w:r>
      <w:commentRangeEnd w:id="110"/>
      <w:r w:rsidDel="00000000" w:rsidR="00000000" w:rsidRPr="00000000">
        <w:commentReference w:id="110"/>
      </w:r>
      <w:r w:rsidDel="00000000" w:rsidR="00000000" w:rsidRPr="00000000">
        <w:rPr>
          <w:rtl w:val="0"/>
        </w:rPr>
        <w:t xml:space="preserve">Logging</w:t>
      </w:r>
    </w:p>
    <w:p w:rsidR="00000000" w:rsidDel="00000000" w:rsidP="00000000" w:rsidRDefault="00000000" w:rsidRPr="00000000" w14:paraId="0000024D">
      <w:pPr>
        <w:jc w:val="both"/>
        <w:rPr/>
      </w:pPr>
      <w:sdt>
        <w:sdtPr>
          <w:tag w:val="goog_rdk_111"/>
        </w:sdtPr>
        <w:sdtContent>
          <w:commentRangeStart w:id="111"/>
        </w:sdtContent>
      </w:sdt>
      <w:sdt>
        <w:sdtPr>
          <w:tag w:val="goog_rdk_112"/>
        </w:sdtPr>
        <w:sdtContent>
          <w:commentRangeStart w:id="112"/>
        </w:sdtContent>
      </w:sdt>
      <w:sdt>
        <w:sdtPr>
          <w:tag w:val="goog_rdk_113"/>
        </w:sdtPr>
        <w:sdtContent>
          <w:commentRangeStart w:id="113"/>
        </w:sdtContent>
      </w:sdt>
      <w:sdt>
        <w:sdtPr>
          <w:tag w:val="goog_rdk_114"/>
        </w:sdtPr>
        <w:sdtContent>
          <w:commentRangeStart w:id="114"/>
        </w:sdtContent>
      </w:sdt>
      <w:r w:rsidDel="00000000" w:rsidR="00000000" w:rsidRPr="00000000">
        <w:rPr>
          <w:rtl w:val="0"/>
        </w:rPr>
        <w:t xml:space="preserve">The dTIMS integration service </w:t>
      </w:r>
      <w:commentRangeEnd w:id="111"/>
      <w:r w:rsidDel="00000000" w:rsidR="00000000" w:rsidRPr="00000000">
        <w:commentReference w:id="111"/>
      </w:r>
      <w:commentRangeEnd w:id="112"/>
      <w:r w:rsidDel="00000000" w:rsidR="00000000" w:rsidRPr="00000000">
        <w:commentReference w:id="112"/>
      </w:r>
      <w:commentRangeEnd w:id="113"/>
      <w:r w:rsidDel="00000000" w:rsidR="00000000" w:rsidRPr="00000000">
        <w:commentReference w:id="113"/>
      </w:r>
      <w:commentRangeEnd w:id="114"/>
      <w:r w:rsidDel="00000000" w:rsidR="00000000" w:rsidRPr="00000000">
        <w:commentReference w:id="114"/>
      </w:r>
      <w:r w:rsidDel="00000000" w:rsidR="00000000" w:rsidRPr="00000000">
        <w:rPr>
          <w:rtl w:val="0"/>
        </w:rPr>
        <w:t xml:space="preserve">will </w:t>
      </w:r>
      <w:sdt>
        <w:sdtPr>
          <w:tag w:val="goog_rdk_115"/>
        </w:sdtPr>
        <w:sdtContent>
          <w:commentRangeStart w:id="115"/>
        </w:sdtContent>
      </w:sdt>
      <w:sdt>
        <w:sdtPr>
          <w:tag w:val="goog_rdk_116"/>
        </w:sdtPr>
        <w:sdtContent>
          <w:commentRangeStart w:id="116"/>
        </w:sdtContent>
      </w:sdt>
      <w:sdt>
        <w:sdtPr>
          <w:tag w:val="goog_rdk_117"/>
        </w:sdtPr>
        <w:sdtContent>
          <w:commentRangeStart w:id="117"/>
        </w:sdtContent>
      </w:sdt>
      <w:sdt>
        <w:sdtPr>
          <w:tag w:val="goog_rdk_118"/>
        </w:sdtPr>
        <w:sdtContent>
          <w:commentRangeStart w:id="118"/>
        </w:sdtContent>
      </w:sdt>
      <w:r w:rsidDel="00000000" w:rsidR="00000000" w:rsidRPr="00000000">
        <w:rPr>
          <w:rtl w:val="0"/>
        </w:rPr>
        <w:t xml:space="preserve">log errors with trace information reported during task execution</w:t>
      </w:r>
      <w:commentRangeEnd w:id="115"/>
      <w:r w:rsidDel="00000000" w:rsidR="00000000" w:rsidRPr="00000000">
        <w:commentReference w:id="115"/>
      </w:r>
      <w:commentRangeEnd w:id="116"/>
      <w:r w:rsidDel="00000000" w:rsidR="00000000" w:rsidRPr="00000000">
        <w:commentReference w:id="116"/>
      </w:r>
      <w:commentRangeEnd w:id="117"/>
      <w:r w:rsidDel="00000000" w:rsidR="00000000" w:rsidRPr="00000000">
        <w:commentReference w:id="117"/>
      </w:r>
      <w:commentRangeEnd w:id="118"/>
      <w:r w:rsidDel="00000000" w:rsidR="00000000" w:rsidRPr="00000000">
        <w:commentReference w:id="118"/>
      </w:r>
      <w:r w:rsidDel="00000000" w:rsidR="00000000" w:rsidRPr="00000000">
        <w:rPr>
          <w:rtl w:val="0"/>
        </w:rPr>
        <w:t xml:space="preserve">. The errors will be stored in text files on the same server that runs the interface tasks. The log data will clear every 120 days.</w:t>
      </w:r>
      <w:sdt>
        <w:sdtPr>
          <w:tag w:val="goog_rdk_119"/>
        </w:sdtPr>
        <w:sdtContent>
          <w:ins w:author="Charles Pilson" w:id="0" w:date="2023-03-28T16:14:00Z">
            <w:r w:rsidDel="00000000" w:rsidR="00000000" w:rsidRPr="00000000">
              <w:rPr>
                <w:rtl w:val="0"/>
              </w:rPr>
              <w:t xml:space="preserve"> </w:t>
            </w:r>
          </w:ins>
        </w:sdtContent>
      </w:sdt>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t xml:space="preserve">Common logging levels supported </w:t>
      </w:r>
      <w:sdt>
        <w:sdtPr>
          <w:tag w:val="goog_rdk_120"/>
        </w:sdtPr>
        <w:sdtContent>
          <w:commentRangeStart w:id="119"/>
        </w:sdtContent>
      </w:sdt>
      <w:sdt>
        <w:sdtPr>
          <w:tag w:val="goog_rdk_121"/>
        </w:sdtPr>
        <w:sdtContent>
          <w:commentRangeStart w:id="120"/>
        </w:sdtContent>
      </w:sdt>
      <w:sdt>
        <w:sdtPr>
          <w:tag w:val="goog_rdk_122"/>
        </w:sdtPr>
        <w:sdtContent>
          <w:commentRangeStart w:id="121"/>
        </w:sdtContent>
      </w:sdt>
      <w:sdt>
        <w:sdtPr>
          <w:tag w:val="goog_rdk_123"/>
        </w:sdtPr>
        <w:sdtContent>
          <w:commentRangeStart w:id="122"/>
        </w:sdtContent>
      </w:sdt>
      <w:r w:rsidDel="00000000" w:rsidR="00000000" w:rsidRPr="00000000">
        <w:rPr>
          <w:rtl w:val="0"/>
        </w:rPr>
        <w:t xml:space="preserve">by dTIMS integrations </w:t>
      </w:r>
      <w:commentRangeEnd w:id="119"/>
      <w:r w:rsidDel="00000000" w:rsidR="00000000" w:rsidRPr="00000000">
        <w:commentReference w:id="119"/>
      </w:r>
      <w:commentRangeEnd w:id="120"/>
      <w:r w:rsidDel="00000000" w:rsidR="00000000" w:rsidRPr="00000000">
        <w:commentReference w:id="120"/>
      </w:r>
      <w:commentRangeEnd w:id="121"/>
      <w:r w:rsidDel="00000000" w:rsidR="00000000" w:rsidRPr="00000000">
        <w:commentReference w:id="121"/>
      </w:r>
      <w:commentRangeEnd w:id="122"/>
      <w:r w:rsidDel="00000000" w:rsidR="00000000" w:rsidRPr="00000000">
        <w:commentReference w:id="122"/>
      </w:r>
      <w:r w:rsidDel="00000000" w:rsidR="00000000" w:rsidRPr="00000000">
        <w:rPr>
          <w:rtl w:val="0"/>
        </w:rPr>
        <w:t xml:space="preserve">solutions are as follows:</w:t>
      </w:r>
    </w:p>
    <w:p w:rsidR="00000000" w:rsidDel="00000000" w:rsidP="00000000" w:rsidRDefault="00000000" w:rsidRPr="00000000" w14:paraId="000002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Error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An error indicates a failure of something important.</w:t>
      </w:r>
    </w:p>
    <w:p w:rsidR="00000000" w:rsidDel="00000000" w:rsidP="00000000" w:rsidRDefault="00000000" w:rsidRPr="00000000" w14:paraId="0000025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16 shows a sample error in the error log file:</w:t>
      </w:r>
    </w:p>
    <w:p w:rsidR="00000000" w:rsidDel="00000000" w:rsidP="00000000" w:rsidRDefault="00000000" w:rsidRPr="00000000" w14:paraId="00000251">
      <w:pPr>
        <w:ind w:left="1080" w:firstLine="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220738</wp:posOffset>
            </wp:positionH>
            <wp:positionV relativeFrom="paragraph">
              <wp:posOffset>248599</wp:posOffset>
            </wp:positionV>
            <wp:extent cx="5943600" cy="434975"/>
            <wp:effectExtent b="0" l="0" r="0" t="0"/>
            <wp:wrapSquare wrapText="bothSides" distB="0" distT="0" distL="114300" distR="114300"/>
            <wp:docPr id="2077805925"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5943600" cy="434975"/>
                    </a:xfrm>
                    <a:prstGeom prst="rect"/>
                    <a:ln/>
                  </pic:spPr>
                </pic:pic>
              </a:graphicData>
            </a:graphic>
          </wp:anchor>
        </w:drawing>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1qoc8b1" w:id="117"/>
      <w:bookmarkEnd w:id="117"/>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16 - Sample Error in Error Logs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Mentions what happened.</w:t>
      </w:r>
    </w:p>
    <w:p w:rsidR="00000000" w:rsidDel="00000000" w:rsidP="00000000" w:rsidRDefault="00000000" w:rsidRPr="00000000" w14:paraId="0000025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17 shows a sample “Info” message in the error log file indicating the start of an integration service.</w:t>
      </w:r>
    </w:p>
    <w:p w:rsidR="00000000" w:rsidDel="00000000" w:rsidP="00000000" w:rsidRDefault="00000000" w:rsidRPr="00000000" w14:paraId="00000256">
      <w:pPr>
        <w:keepNext w:val="1"/>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703448</wp:posOffset>
            </wp:positionH>
            <wp:positionV relativeFrom="paragraph">
              <wp:posOffset>19050</wp:posOffset>
            </wp:positionV>
            <wp:extent cx="5179161" cy="138886"/>
            <wp:effectExtent b="0" l="0" r="0" t="0"/>
            <wp:wrapSquare wrapText="bothSides" distB="0" distT="0" distL="114300" distR="114300"/>
            <wp:docPr id="2077805946" name="image55.png"/>
            <a:graphic>
              <a:graphicData uri="http://schemas.openxmlformats.org/drawingml/2006/picture">
                <pic:pic>
                  <pic:nvPicPr>
                    <pic:cNvPr id="0" name="image55.png"/>
                    <pic:cNvPicPr preferRelativeResize="0"/>
                  </pic:nvPicPr>
                  <pic:blipFill>
                    <a:blip r:embed="rId56"/>
                    <a:srcRect b="0" l="0" r="0" t="0"/>
                    <a:stretch>
                      <a:fillRect/>
                    </a:stretch>
                  </pic:blipFill>
                  <pic:spPr>
                    <a:xfrm>
                      <a:off x="0" y="0"/>
                      <a:ext cx="5179161" cy="138886"/>
                    </a:xfrm>
                    <a:prstGeom prst="rect"/>
                    <a:ln/>
                  </pic:spPr>
                </pic:pic>
              </a:graphicData>
            </a:graphic>
          </wp:anchor>
        </w:drawing>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4anzqyu" w:id="118"/>
      <w:bookmarkEnd w:id="118"/>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17 - Sample Info in Error Logs</w:t>
      </w:r>
    </w:p>
    <w:p w:rsidR="00000000" w:rsidDel="00000000" w:rsidP="00000000" w:rsidRDefault="00000000" w:rsidRPr="00000000" w14:paraId="00000258">
      <w:pPr>
        <w:ind w:left="1080" w:firstLine="0"/>
        <w:jc w:val="both"/>
        <w:rPr/>
      </w:pP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18 shows a sample “Info” message in the error log file indicating the end of an integration service.</w:t>
      </w:r>
      <w:r w:rsidDel="00000000" w:rsidR="00000000" w:rsidRPr="00000000">
        <w:drawing>
          <wp:anchor allowOverlap="1" behindDoc="0" distB="0" distT="0" distL="114300" distR="114300" hidden="0" layoutInCell="1" locked="0" relativeHeight="0" simplePos="0">
            <wp:simplePos x="0" y="0"/>
            <wp:positionH relativeFrom="column">
              <wp:posOffset>297702</wp:posOffset>
            </wp:positionH>
            <wp:positionV relativeFrom="paragraph">
              <wp:posOffset>411265</wp:posOffset>
            </wp:positionV>
            <wp:extent cx="5943600" cy="168275"/>
            <wp:effectExtent b="0" l="0" r="0" t="0"/>
            <wp:wrapSquare wrapText="bothSides" distB="0" distT="0" distL="114300" distR="114300"/>
            <wp:docPr id="2077805923"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5943600" cy="168275"/>
                    </a:xfrm>
                    <a:prstGeom prst="rect"/>
                    <a:ln/>
                  </pic:spPr>
                </pic:pic>
              </a:graphicData>
            </a:graphic>
          </wp:anchor>
        </w:drawing>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pta16n" w:id="119"/>
      <w:bookmarkEnd w:id="119"/>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18 - Sample Info in Error Logs</w:t>
      </w:r>
    </w:p>
    <w:p w:rsidR="00000000" w:rsidDel="00000000" w:rsidP="00000000" w:rsidRDefault="00000000" w:rsidRPr="00000000" w14:paraId="0000025B">
      <w:pPr>
        <w:ind w:left="1080" w:firstLine="0"/>
        <w:jc w:val="both"/>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Very detailed log messages, potentially of a high frequency and volume.</w:t>
      </w:r>
    </w:p>
    <w:p w:rsidR="00000000" w:rsidDel="00000000" w:rsidP="00000000" w:rsidRDefault="00000000" w:rsidRPr="00000000" w14:paraId="0000025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19 shows a sample “Trace” message in the error log file with details of the inserted record.</w:t>
      </w:r>
      <w:r w:rsidDel="00000000" w:rsidR="00000000" w:rsidRPr="00000000">
        <w:drawing>
          <wp:anchor allowOverlap="1" behindDoc="0" distB="0" distT="0" distL="114300" distR="114300" hidden="0" layoutInCell="1" locked="0" relativeHeight="0" simplePos="0">
            <wp:simplePos x="0" y="0"/>
            <wp:positionH relativeFrom="column">
              <wp:posOffset>237595</wp:posOffset>
            </wp:positionH>
            <wp:positionV relativeFrom="paragraph">
              <wp:posOffset>411375</wp:posOffset>
            </wp:positionV>
            <wp:extent cx="5984875" cy="195580"/>
            <wp:effectExtent b="0" l="0" r="0" t="0"/>
            <wp:wrapSquare wrapText="bothSides" distB="0" distT="0" distL="114300" distR="114300"/>
            <wp:docPr id="2077805937"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984875" cy="195580"/>
                    </a:xfrm>
                    <a:prstGeom prst="rect"/>
                    <a:ln/>
                  </pic:spPr>
                </pic:pic>
              </a:graphicData>
            </a:graphic>
          </wp:anchor>
        </w:drawing>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14ykbeg" w:id="120"/>
      <w:bookmarkEnd w:id="120"/>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19 - Sample Trace in Error Logs</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Warn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Warnings indicate that something unexpected has happened in the application</w:t>
      </w:r>
    </w:p>
    <w:p w:rsidR="00000000" w:rsidDel="00000000" w:rsidP="00000000" w:rsidRDefault="00000000" w:rsidRPr="00000000" w14:paraId="0000026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20 shows a sample “Warning” message in the error log file with details of a record skipped insert/update due to missing or incorrect data.</w:t>
      </w:r>
      <w:r w:rsidDel="00000000" w:rsidR="00000000" w:rsidRPr="00000000">
        <w:drawing>
          <wp:anchor allowOverlap="1" behindDoc="0" distB="0" distT="0" distL="114300" distR="114300" hidden="0" layoutInCell="1" locked="0" relativeHeight="0" simplePos="0">
            <wp:simplePos x="0" y="0"/>
            <wp:positionH relativeFrom="column">
              <wp:posOffset>-194122</wp:posOffset>
            </wp:positionH>
            <wp:positionV relativeFrom="paragraph">
              <wp:posOffset>425024</wp:posOffset>
            </wp:positionV>
            <wp:extent cx="6803823" cy="166255"/>
            <wp:effectExtent b="0" l="0" r="0" t="0"/>
            <wp:wrapSquare wrapText="bothSides" distB="0" distT="0" distL="114300" distR="114300"/>
            <wp:docPr id="2077805916"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6803823" cy="166255"/>
                    </a:xfrm>
                    <a:prstGeom prst="rect"/>
                    <a:ln/>
                  </pic:spPr>
                </pic:pic>
              </a:graphicData>
            </a:graphic>
          </wp:anchor>
        </w:drawing>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oy7u29" w:id="121"/>
      <w:bookmarkEnd w:id="121"/>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20- Sample Warning In Error Logs</w:t>
      </w:r>
    </w:p>
    <w:p w:rsidR="00000000" w:rsidDel="00000000" w:rsidP="00000000" w:rsidRDefault="00000000" w:rsidRPr="00000000" w14:paraId="00000263">
      <w:pPr>
        <w:jc w:val="both"/>
        <w:rPr>
          <w:rFonts w:ascii="Calibri" w:cs="Calibri" w:eastAsia="Calibri" w:hAnsi="Calibri"/>
          <w:i w:val="1"/>
          <w:color w:val="349dd7"/>
          <w:sz w:val="22"/>
          <w:szCs w:val="22"/>
        </w:rPr>
      </w:pPr>
      <w:r w:rsidDel="00000000" w:rsidR="00000000" w:rsidRPr="00000000">
        <w:rPr>
          <w:rtl w:val="0"/>
        </w:rPr>
      </w:r>
    </w:p>
    <w:p w:rsidR="00000000" w:rsidDel="00000000" w:rsidP="00000000" w:rsidRDefault="00000000" w:rsidRPr="00000000" w14:paraId="00000264">
      <w:pPr>
        <w:pStyle w:val="Heading3"/>
        <w:numPr>
          <w:ilvl w:val="2"/>
          <w:numId w:val="12"/>
        </w:numPr>
        <w:ind w:left="720" w:hanging="720"/>
        <w:rPr>
          <w:rFonts w:ascii="Calibri" w:cs="Calibri" w:eastAsia="Calibri" w:hAnsi="Calibri"/>
          <w:i w:val="0"/>
          <w:color w:val="349dd7"/>
          <w:sz w:val="24"/>
          <w:szCs w:val="24"/>
        </w:rPr>
      </w:pPr>
      <w:bookmarkStart w:colFirst="0" w:colLast="0" w:name="_heading=h.243i4a2" w:id="122"/>
      <w:bookmarkEnd w:id="122"/>
      <w:r w:rsidDel="00000000" w:rsidR="00000000" w:rsidRPr="00000000">
        <w:rPr>
          <w:rtl w:val="0"/>
        </w:rPr>
        <w:t xml:space="preserve">Log Folder Location</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 w:line="240" w:lineRule="auto"/>
        <w:ind w:left="40" w:right="0" w:firstLine="53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&lt;dTIMS Integration Service Folder&gt;\IntegrationLogs\</w:t>
      </w:r>
    </w:p>
    <w:p w:rsidR="00000000" w:rsidDel="00000000" w:rsidP="00000000" w:rsidRDefault="00000000" w:rsidRPr="00000000" w14:paraId="00000266">
      <w:pPr>
        <w:pStyle w:val="Heading2"/>
        <w:numPr>
          <w:ilvl w:val="1"/>
          <w:numId w:val="12"/>
        </w:numPr>
        <w:ind w:left="576" w:hanging="576"/>
        <w:rPr/>
      </w:pPr>
      <w:bookmarkStart w:colFirst="0" w:colLast="0" w:name="_heading=h.j8sehv" w:id="123"/>
      <w:bookmarkEnd w:id="123"/>
      <w:r w:rsidDel="00000000" w:rsidR="00000000" w:rsidRPr="00000000">
        <w:rPr>
          <w:rtl w:val="0"/>
        </w:rPr>
        <w:t xml:space="preserve">Error Handling</w:t>
      </w:r>
    </w:p>
    <w:p w:rsidR="00000000" w:rsidDel="00000000" w:rsidP="00000000" w:rsidRDefault="00000000" w:rsidRPr="00000000" w14:paraId="00000267">
      <w:pPr>
        <w:rPr/>
      </w:pPr>
      <w:r w:rsidDel="00000000" w:rsidR="00000000" w:rsidRPr="00000000">
        <w:rPr>
          <w:rtl w:val="0"/>
        </w:rPr>
        <w:t xml:space="preserve">A designated list of system admins from both Deighton as well as WVDOT, supporting the dTIMS-WVOASIS Integrations would be notified by email when an integration process has failed. He/she would then view the error logs to resolve the errors causing the failure.</w:t>
      </w:r>
    </w:p>
    <w:p w:rsidR="00000000" w:rsidDel="00000000" w:rsidP="00000000" w:rsidRDefault="00000000" w:rsidRPr="00000000" w14:paraId="00000268">
      <w:pPr>
        <w:rPr/>
      </w:pPr>
      <w:r w:rsidDel="00000000" w:rsidR="00000000" w:rsidRPr="00000000">
        <w:rPr>
          <w:rtl w:val="0"/>
        </w:rPr>
        <w:t xml:space="preserve">The system admin would troubleshoot the errors and decide if it is caused by an error in the CSV file or the TAMS Integrations service/database.</w:t>
      </w:r>
    </w:p>
    <w:p w:rsidR="00000000" w:rsidDel="00000000" w:rsidP="00000000" w:rsidRDefault="00000000" w:rsidRPr="00000000" w14:paraId="00000269">
      <w:pPr>
        <w:rPr>
          <w:rFonts w:ascii="Calibri" w:cs="Calibri" w:eastAsia="Calibri" w:hAnsi="Calibri"/>
        </w:rPr>
      </w:pPr>
      <w:r w:rsidDel="00000000" w:rsidR="00000000" w:rsidRPr="00000000">
        <w:rPr>
          <w:rtl w:val="0"/>
        </w:rPr>
        <w:t xml:space="preserve">If the error is due to incorrect or missing CSV data, the WVDOT support team would be contacted to update the CSV file creation process to fix the errored data. </w:t>
      </w: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If the error is due to incorrect or missing data in the TAMS database, a support ticket would be created to </w:t>
      </w:r>
      <w:sdt>
        <w:sdtPr>
          <w:tag w:val="goog_rdk_124"/>
        </w:sdtPr>
        <w:sdtContent>
          <w:commentRangeStart w:id="123"/>
        </w:sdtContent>
      </w:sdt>
      <w:sdt>
        <w:sdtPr>
          <w:tag w:val="goog_rdk_125"/>
        </w:sdtPr>
        <w:sdtContent>
          <w:commentRangeStart w:id="124"/>
        </w:sdtContent>
      </w:sdt>
      <w:r w:rsidDel="00000000" w:rsidR="00000000" w:rsidRPr="00000000">
        <w:rPr>
          <w:rtl w:val="0"/>
        </w:rPr>
        <w:t xml:space="preserve">fix the data in the TAMS database</w:t>
      </w:r>
      <w:commentRangeEnd w:id="123"/>
      <w:r w:rsidDel="00000000" w:rsidR="00000000" w:rsidRPr="00000000">
        <w:commentReference w:id="123"/>
      </w:r>
      <w:commentRangeEnd w:id="124"/>
      <w:r w:rsidDel="00000000" w:rsidR="00000000" w:rsidRPr="00000000">
        <w:commentReference w:id="124"/>
      </w:r>
      <w:r w:rsidDel="00000000" w:rsidR="00000000" w:rsidRPr="00000000">
        <w:rPr>
          <w:rtl w:val="0"/>
        </w:rPr>
        <w:t xml:space="preserve">. </w:t>
      </w:r>
    </w:p>
    <w:p w:rsidR="00000000" w:rsidDel="00000000" w:rsidP="00000000" w:rsidRDefault="00000000" w:rsidRPr="00000000" w14:paraId="0000026B">
      <w:pPr>
        <w:jc w:val="both"/>
        <w:rPr/>
      </w:pPr>
      <w:r w:rsidDel="00000000" w:rsidR="00000000" w:rsidRPr="00000000">
        <w:rPr>
          <w:rtl w:val="0"/>
        </w:rPr>
        <w:t xml:space="preserve">The errored record details and archived file name will be mentioned in the email summary after every interface is run, as well as detailed in the log file. The support personnel would need to coordinate with WVDOT to fix and re-send any master data integration files. For errors in the Cost interface, the errored cost records would need to be individually resolved by the Deighton and WVDOT support teams together to bring the error count to zero.</w:t>
      </w:r>
    </w:p>
    <w:p w:rsidR="00000000" w:rsidDel="00000000" w:rsidP="00000000" w:rsidRDefault="00000000" w:rsidRPr="00000000" w14:paraId="0000026C">
      <w:pPr>
        <w:pStyle w:val="Heading2"/>
        <w:numPr>
          <w:ilvl w:val="1"/>
          <w:numId w:val="12"/>
        </w:numPr>
        <w:ind w:left="576" w:hanging="576"/>
        <w:rPr/>
      </w:pPr>
      <w:bookmarkStart w:colFirst="0" w:colLast="0" w:name="_heading=h.338fx5o" w:id="124"/>
      <w:bookmarkEnd w:id="124"/>
      <w:r w:rsidDel="00000000" w:rsidR="00000000" w:rsidRPr="00000000">
        <w:rPr>
          <w:rtl w:val="0"/>
        </w:rPr>
        <w:t xml:space="preserve">Archive Files</w:t>
      </w:r>
    </w:p>
    <w:p w:rsidR="00000000" w:rsidDel="00000000" w:rsidP="00000000" w:rsidRDefault="00000000" w:rsidRPr="00000000" w14:paraId="0000026D">
      <w:pPr>
        <w:rPr/>
      </w:pPr>
      <w:r w:rsidDel="00000000" w:rsidR="00000000" w:rsidRPr="00000000">
        <w:rPr>
          <w:rtl w:val="0"/>
        </w:rPr>
        <w:t xml:space="preserve">CSV files processed by the dTIMS Integrations service will be archived for 120 days. Files older than 120 days will be deleted.</w:t>
      </w:r>
    </w:p>
    <w:p w:rsidR="00000000" w:rsidDel="00000000" w:rsidP="00000000" w:rsidRDefault="00000000" w:rsidRPr="00000000" w14:paraId="0000026E">
      <w:pPr>
        <w:rPr/>
      </w:pPr>
      <w:r w:rsidDel="00000000" w:rsidR="00000000" w:rsidRPr="00000000">
        <w:rPr>
          <w:rtl w:val="0"/>
        </w:rPr>
        <w:t xml:space="preserve">Archive folder location: C:\dTIMSOM_Integration_WV\{{OM_Environment}}\Archive</w:t>
      </w:r>
    </w:p>
    <w:p w:rsidR="00000000" w:rsidDel="00000000" w:rsidP="00000000" w:rsidRDefault="00000000" w:rsidRPr="00000000" w14:paraId="0000026F">
      <w:pPr>
        <w:rPr/>
      </w:pPr>
      <w:r w:rsidDel="00000000" w:rsidR="00000000" w:rsidRPr="00000000">
        <w:rPr>
          <w:rtl w:val="0"/>
        </w:rPr>
        <w:t xml:space="preserve">E.g. C:\dTIMSOM_Integration_WV\QA\Archive</w:t>
      </w:r>
    </w:p>
    <w:p w:rsidR="00000000" w:rsidDel="00000000" w:rsidP="00000000" w:rsidRDefault="00000000" w:rsidRPr="00000000" w14:paraId="00000270">
      <w:pPr>
        <w:widowControl w:val="1"/>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2"/>
        <w:numPr>
          <w:ilvl w:val="1"/>
          <w:numId w:val="12"/>
        </w:numPr>
        <w:ind w:left="576" w:hanging="576"/>
        <w:rPr/>
      </w:pPr>
      <w:bookmarkStart w:colFirst="0" w:colLast="0" w:name="_heading=h.1idq7dh" w:id="125"/>
      <w:bookmarkEnd w:id="125"/>
      <w:r w:rsidDel="00000000" w:rsidR="00000000" w:rsidRPr="00000000">
        <w:rPr>
          <w:rtl w:val="0"/>
        </w:rPr>
        <w:t xml:space="preserve">E-mail Notification</w:t>
      </w:r>
    </w:p>
    <w:p w:rsidR="00000000" w:rsidDel="00000000" w:rsidP="00000000" w:rsidRDefault="00000000" w:rsidRPr="00000000" w14:paraId="00000272">
      <w:pPr>
        <w:jc w:val="both"/>
        <w:rPr/>
      </w:pPr>
      <w:r w:rsidDel="00000000" w:rsidR="00000000" w:rsidRPr="00000000">
        <w:rPr>
          <w:rtl w:val="0"/>
        </w:rPr>
        <w:t xml:space="preserve">When the dTIMS Integration service completes an execution, the service sends an email to a list of configurable email address, </w:t>
      </w:r>
      <w:sdt>
        <w:sdtPr>
          <w:tag w:val="goog_rdk_126"/>
        </w:sdtPr>
        <w:sdtContent>
          <w:commentRangeStart w:id="125"/>
        </w:sdtContent>
      </w:sdt>
      <w:sdt>
        <w:sdtPr>
          <w:tag w:val="goog_rdk_127"/>
        </w:sdtPr>
        <w:sdtContent>
          <w:commentRangeStart w:id="126"/>
        </w:sdtContent>
      </w:sdt>
      <w:sdt>
        <w:sdtPr>
          <w:tag w:val="goog_rdk_128"/>
        </w:sdtPr>
        <w:sdtContent>
          <w:commentRangeStart w:id="127"/>
        </w:sdtContent>
      </w:sdt>
      <w:sdt>
        <w:sdtPr>
          <w:tag w:val="goog_rdk_129"/>
        </w:sdtPr>
        <w:sdtContent>
          <w:commentRangeStart w:id="128"/>
        </w:sdtContent>
      </w:sdt>
      <w:r w:rsidDel="00000000" w:rsidR="00000000" w:rsidRPr="00000000">
        <w:rPr>
          <w:rtl w:val="0"/>
        </w:rPr>
        <w:t xml:space="preserve">all the relevant information regarding error/success</w:t>
      </w:r>
      <w:commentRangeEnd w:id="125"/>
      <w:r w:rsidDel="00000000" w:rsidR="00000000" w:rsidRPr="00000000">
        <w:commentReference w:id="125"/>
      </w:r>
      <w:commentRangeEnd w:id="126"/>
      <w:r w:rsidDel="00000000" w:rsidR="00000000" w:rsidRPr="00000000">
        <w:commentReference w:id="126"/>
      </w:r>
      <w:commentRangeEnd w:id="127"/>
      <w:r w:rsidDel="00000000" w:rsidR="00000000" w:rsidRPr="00000000">
        <w:commentReference w:id="127"/>
      </w:r>
      <w:commentRangeEnd w:id="128"/>
      <w:r w:rsidDel="00000000" w:rsidR="00000000" w:rsidRPr="00000000">
        <w:commentReference w:id="128"/>
      </w:r>
      <w:r w:rsidDel="00000000" w:rsidR="00000000" w:rsidRPr="00000000">
        <w:rPr>
          <w:rtl w:val="0"/>
        </w:rPr>
        <w:t xml:space="preserve">. The purpose of this email is to keep the team informed about the execution of scheduled integration tasks.</w:t>
      </w:r>
    </w:p>
    <w:p w:rsidR="00000000" w:rsidDel="00000000" w:rsidP="00000000" w:rsidRDefault="00000000" w:rsidRPr="00000000" w14:paraId="00000273">
      <w:pPr>
        <w:jc w:val="both"/>
        <w:rPr/>
      </w:pPr>
      <w:r w:rsidDel="00000000" w:rsidR="00000000" w:rsidRPr="00000000">
        <w:rPr>
          <w:rtl w:val="0"/>
        </w:rPr>
        <w:t xml:space="preserve">There will be 3 scenarios to receive emails:</w:t>
      </w:r>
    </w:p>
    <w:p w:rsidR="00000000" w:rsidDel="00000000" w:rsidP="00000000" w:rsidRDefault="00000000" w:rsidRPr="00000000" w14:paraId="000002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run was completed:</w:t>
      </w:r>
    </w:p>
    <w:p w:rsidR="00000000" w:rsidDel="00000000" w:rsidP="00000000" w:rsidRDefault="00000000" w:rsidRPr="00000000" w14:paraId="00000275">
      <w:pPr>
        <w:keepNext w:val="1"/>
        <w:jc w:val="center"/>
        <w:rPr/>
      </w:pPr>
      <w:r w:rsidDel="00000000" w:rsidR="00000000" w:rsidRPr="00000000">
        <w:rPr/>
        <w:drawing>
          <wp:inline distB="0" distT="0" distL="0" distR="0">
            <wp:extent cx="4098909" cy="2833327"/>
            <wp:effectExtent b="0" l="0" r="0" t="0"/>
            <wp:docPr descr="A screenshot of a computer&#10;&#10;Description automatically generated" id="2077805897" name="image2.png"/>
            <a:graphic>
              <a:graphicData uri="http://schemas.openxmlformats.org/drawingml/2006/picture">
                <pic:pic>
                  <pic:nvPicPr>
                    <pic:cNvPr descr="A screenshot of a computer&#10;&#10;Description automatically generated" id="0" name="image2.png"/>
                    <pic:cNvPicPr preferRelativeResize="0"/>
                  </pic:nvPicPr>
                  <pic:blipFill>
                    <a:blip r:embed="rId60"/>
                    <a:srcRect b="0" l="0" r="0" t="0"/>
                    <a:stretch>
                      <a:fillRect/>
                    </a:stretch>
                  </pic:blipFill>
                  <pic:spPr>
                    <a:xfrm>
                      <a:off x="0" y="0"/>
                      <a:ext cx="4098909" cy="2833327"/>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42ddq1a" w:id="126"/>
      <w:bookmarkEnd w:id="126"/>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21 – Email - Integration Complete (Part 1)</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keepNext w:val="1"/>
        <w:jc w:val="center"/>
        <w:rPr/>
      </w:pPr>
      <w:r w:rsidDel="00000000" w:rsidR="00000000" w:rsidRPr="00000000">
        <w:rPr/>
        <w:drawing>
          <wp:inline distB="0" distT="0" distL="0" distR="0">
            <wp:extent cx="4199034" cy="1995437"/>
            <wp:effectExtent b="0" l="0" r="0" t="0"/>
            <wp:docPr descr="A screenshot of a computer&#10;&#10;Description automatically generated" id="2077805898" name="image20.png"/>
            <a:graphic>
              <a:graphicData uri="http://schemas.openxmlformats.org/drawingml/2006/picture">
                <pic:pic>
                  <pic:nvPicPr>
                    <pic:cNvPr descr="A screenshot of a computer&#10;&#10;Description automatically generated" id="0" name="image20.png"/>
                    <pic:cNvPicPr preferRelativeResize="0"/>
                  </pic:nvPicPr>
                  <pic:blipFill>
                    <a:blip r:embed="rId61"/>
                    <a:srcRect b="0" l="0" r="0" t="0"/>
                    <a:stretch>
                      <a:fillRect/>
                    </a:stretch>
                  </pic:blipFill>
                  <pic:spPr>
                    <a:xfrm>
                      <a:off x="0" y="0"/>
                      <a:ext cx="4199034" cy="1995437"/>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2hio093" w:id="127"/>
      <w:bookmarkEnd w:id="127"/>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22 - Email - Integration Complete (Part 2)</w:t>
      </w:r>
    </w:p>
    <w:p w:rsidR="00000000" w:rsidDel="00000000" w:rsidP="00000000" w:rsidRDefault="00000000" w:rsidRPr="00000000" w14:paraId="0000027A">
      <w:pPr>
        <w:widowControl w:val="1"/>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failed:</w:t>
      </w:r>
    </w:p>
    <w:p w:rsidR="00000000" w:rsidDel="00000000" w:rsidP="00000000" w:rsidRDefault="00000000" w:rsidRPr="00000000" w14:paraId="0000027C">
      <w:pPr>
        <w:keepNext w:val="1"/>
        <w:jc w:val="center"/>
        <w:rPr/>
      </w:pPr>
      <w:r w:rsidDel="00000000" w:rsidR="00000000" w:rsidRPr="00000000">
        <w:rPr/>
        <w:drawing>
          <wp:inline distB="0" distT="0" distL="0" distR="0">
            <wp:extent cx="4353784" cy="2140610"/>
            <wp:effectExtent b="0" l="0" r="0" t="0"/>
            <wp:docPr descr="A screenshot of a computer&#10;&#10;Description automatically generated with medium confidence" id="2077805899" name="image1.png"/>
            <a:graphic>
              <a:graphicData uri="http://schemas.openxmlformats.org/drawingml/2006/picture">
                <pic:pic>
                  <pic:nvPicPr>
                    <pic:cNvPr descr="A screenshot of a computer&#10;&#10;Description automatically generated with medium confidence" id="0" name="image1.png"/>
                    <pic:cNvPicPr preferRelativeResize="0"/>
                  </pic:nvPicPr>
                  <pic:blipFill>
                    <a:blip r:embed="rId62"/>
                    <a:srcRect b="0" l="0" r="0" t="0"/>
                    <a:stretch>
                      <a:fillRect/>
                    </a:stretch>
                  </pic:blipFill>
                  <pic:spPr>
                    <a:xfrm>
                      <a:off x="0" y="0"/>
                      <a:ext cx="4353784" cy="214061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wnyagw" w:id="128"/>
      <w:bookmarkEnd w:id="128"/>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23 – Email - Integration Failed</w:t>
      </w:r>
    </w:p>
    <w:p w:rsidR="00000000" w:rsidDel="00000000" w:rsidP="00000000" w:rsidRDefault="00000000" w:rsidRPr="00000000" w14:paraId="000002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integration ran; however, the CSV file did not exist on the FTP server:</w:t>
      </w:r>
    </w:p>
    <w:p w:rsidR="00000000" w:rsidDel="00000000" w:rsidP="00000000" w:rsidRDefault="00000000" w:rsidRPr="00000000" w14:paraId="0000027F">
      <w:pPr>
        <w:keepNext w:val="1"/>
        <w:jc w:val="center"/>
        <w:rPr/>
      </w:pPr>
      <w:r w:rsidDel="00000000" w:rsidR="00000000" w:rsidRPr="00000000">
        <w:rPr/>
        <w:drawing>
          <wp:inline distB="0" distT="0" distL="0" distR="0">
            <wp:extent cx="4129209" cy="2090412"/>
            <wp:effectExtent b="0" l="0" r="0" t="0"/>
            <wp:docPr descr="A screenshot of a computer&#10;&#10;Description automatically generated with medium confidence" id="2077805900" name="image5.png"/>
            <a:graphic>
              <a:graphicData uri="http://schemas.openxmlformats.org/drawingml/2006/picture">
                <pic:pic>
                  <pic:nvPicPr>
                    <pic:cNvPr descr="A screenshot of a computer&#10;&#10;Description automatically generated with medium confidence" id="0" name="image5.png"/>
                    <pic:cNvPicPr preferRelativeResize="0"/>
                  </pic:nvPicPr>
                  <pic:blipFill>
                    <a:blip r:embed="rId63"/>
                    <a:srcRect b="0" l="0" r="0" t="0"/>
                    <a:stretch>
                      <a:fillRect/>
                    </a:stretch>
                  </pic:blipFill>
                  <pic:spPr>
                    <a:xfrm>
                      <a:off x="0" y="0"/>
                      <a:ext cx="4129209" cy="2090412"/>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3gnlt4p" w:id="129"/>
      <w:bookmarkEnd w:id="129"/>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Figure 24 - Email - CSV File Missing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numPr>
          <w:ilvl w:val="0"/>
          <w:numId w:val="12"/>
        </w:numPr>
        <w:ind w:left="432" w:hanging="432"/>
        <w:rPr/>
      </w:pPr>
      <w:bookmarkStart w:colFirst="0" w:colLast="0" w:name="_heading=h.1vsw3ci" w:id="130"/>
      <w:bookmarkEnd w:id="130"/>
      <w:r w:rsidDel="00000000" w:rsidR="00000000" w:rsidRPr="00000000">
        <w:rPr>
          <w:rtl w:val="0"/>
        </w:rPr>
        <w:t xml:space="preserve">Glossary of Terms</w:t>
      </w:r>
    </w:p>
    <w:p w:rsidR="00000000" w:rsidDel="00000000" w:rsidP="00000000" w:rsidRDefault="00000000" w:rsidRPr="00000000" w14:paraId="0000028D">
      <w:pPr>
        <w:rPr/>
      </w:pPr>
      <w:r w:rsidDel="00000000" w:rsidR="00000000" w:rsidRPr="00000000">
        <w:rPr/>
        <w:drawing>
          <wp:inline distB="0" distT="0" distL="0" distR="0">
            <wp:extent cx="5943600" cy="2335255"/>
            <wp:effectExtent b="0" l="0" r="0" t="0"/>
            <wp:docPr id="2077805901"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943600" cy="233525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4fsjm0b" w:id="131"/>
      <w:bookmarkEnd w:id="131"/>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21 – Glossary of Terms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bookmarkStart w:colFirst="0" w:colLast="0" w:name="_heading=h.2uxtw84" w:id="132"/>
      <w:bookmarkEnd w:id="132"/>
      <w:r w:rsidDel="00000000" w:rsidR="00000000" w:rsidRPr="00000000">
        <w:rPr>
          <w:rFonts w:ascii="Calibri" w:cs="Calibri" w:eastAsia="Calibri" w:hAnsi="Calibri"/>
          <w:b w:val="0"/>
          <w:i w:val="0"/>
          <w:smallCaps w:val="0"/>
          <w:strike w:val="0"/>
          <w:color w:val="349dd7"/>
          <w:sz w:val="32"/>
          <w:szCs w:val="32"/>
          <w:u w:val="none"/>
          <w:shd w:fill="auto" w:val="clear"/>
          <w:vertAlign w:val="baseline"/>
          <w:rtl w:val="0"/>
        </w:rPr>
        <w:t xml:space="preserve">Appendix “A” - SOW list of Interfaces – Current Disposition</w:t>
      </w:r>
    </w:p>
    <w:p w:rsidR="00000000" w:rsidDel="00000000" w:rsidP="00000000" w:rsidRDefault="00000000" w:rsidRPr="00000000" w14:paraId="000002A4">
      <w:pPr>
        <w:rPr/>
      </w:pPr>
      <w:r w:rsidDel="00000000" w:rsidR="00000000" w:rsidRPr="00000000">
        <w:rPr>
          <w:rtl w:val="0"/>
        </w:rPr>
        <w:t xml:space="preserve">The following represents the initial list of interfaces from the SOW with a comment on their current disposition.</w:t>
      </w:r>
      <w:sdt>
        <w:sdtPr>
          <w:tag w:val="goog_rdk_130"/>
        </w:sdtPr>
        <w:sdtContent>
          <w:commentRangeStart w:id="129"/>
        </w:sdtContent>
      </w:sdt>
      <w:sdt>
        <w:sdtPr>
          <w:tag w:val="goog_rdk_131"/>
        </w:sdtPr>
        <w:sdtContent>
          <w:commentRangeStart w:id="130"/>
        </w:sdtContent>
      </w:sdt>
      <w:r w:rsidDel="00000000" w:rsidR="00000000" w:rsidRPr="00000000">
        <w:rPr>
          <w:rtl w:val="0"/>
        </w:rPr>
      </w:r>
    </w:p>
    <w:p w:rsidR="00000000" w:rsidDel="00000000" w:rsidP="00000000" w:rsidRDefault="00000000" w:rsidRPr="00000000" w14:paraId="000002A5">
      <w:pPr>
        <w:rPr/>
      </w:pPr>
      <w:commentRangeEnd w:id="129"/>
      <w:r w:rsidDel="00000000" w:rsidR="00000000" w:rsidRPr="00000000">
        <w:commentReference w:id="129"/>
      </w:r>
      <w:commentRangeEnd w:id="130"/>
      <w:r w:rsidDel="00000000" w:rsidR="00000000" w:rsidRPr="00000000">
        <w:commentReference w:id="130"/>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172085</wp:posOffset>
            </wp:positionV>
            <wp:extent cx="5943600" cy="5838825"/>
            <wp:effectExtent b="0" l="0" r="0" t="0"/>
            <wp:wrapSquare wrapText="bothSides" distB="0" distT="0" distL="114300" distR="114300"/>
            <wp:docPr id="2077805906"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5943600" cy="5838825"/>
                    </a:xfrm>
                    <a:prstGeom prst="rect"/>
                    <a:ln/>
                  </pic:spPr>
                </pic:pic>
              </a:graphicData>
            </a:graphic>
          </wp:anchor>
        </w:drawing>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tabs>
          <w:tab w:val="left" w:leader="none" w:pos="8730"/>
        </w:tabs>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drawing>
          <wp:inline distB="0" distT="0" distL="0" distR="0">
            <wp:extent cx="5943600" cy="6814820"/>
            <wp:effectExtent b="0" l="0" r="0" t="0"/>
            <wp:docPr id="2077805902"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5943600" cy="681482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pPr>
      <w:r w:rsidDel="00000000" w:rsidR="00000000" w:rsidRPr="00000000">
        <w:rPr/>
        <w:drawing>
          <wp:inline distB="0" distT="0" distL="0" distR="0">
            <wp:extent cx="5943600" cy="4615815"/>
            <wp:effectExtent b="0" l="0" r="0" t="0"/>
            <wp:docPr descr="A screenshot of a computer screen&#10;&#10;Description automatically generated" id="2077805917" name="image22.png"/>
            <a:graphic>
              <a:graphicData uri="http://schemas.openxmlformats.org/drawingml/2006/picture">
                <pic:pic>
                  <pic:nvPicPr>
                    <pic:cNvPr descr="A screenshot of a computer screen&#10;&#10;Description automatically generated" id="0" name="image22.png"/>
                    <pic:cNvPicPr preferRelativeResize="0"/>
                  </pic:nvPicPr>
                  <pic:blipFill>
                    <a:blip r:embed="rId67"/>
                    <a:srcRect b="0" l="0" r="0" t="0"/>
                    <a:stretch>
                      <a:fillRect/>
                    </a:stretch>
                  </pic:blipFill>
                  <pic:spPr>
                    <a:xfrm>
                      <a:off x="0" y="0"/>
                      <a:ext cx="5943600" cy="461581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349dd7"/>
          <w:sz w:val="18"/>
          <w:szCs w:val="18"/>
          <w:u w:val="none"/>
          <w:shd w:fill="auto" w:val="clear"/>
          <w:vertAlign w:val="baseline"/>
        </w:rPr>
      </w:pPr>
      <w:bookmarkStart w:colFirst="0" w:colLast="0" w:name="_heading=h.1a346fx" w:id="133"/>
      <w:bookmarkEnd w:id="133"/>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Table 22 - Interface Inventor</w:t>
      </w:r>
      <w:sdt>
        <w:sdtPr>
          <w:tag w:val="goog_rdk_132"/>
        </w:sdtPr>
        <w:sdtContent>
          <w:commentRangeStart w:id="131"/>
        </w:sdtContent>
      </w:sdt>
      <w:sdt>
        <w:sdtPr>
          <w:tag w:val="goog_rdk_133"/>
        </w:sdtPr>
        <w:sdtContent>
          <w:commentRangeStart w:id="132"/>
        </w:sdtContent>
      </w:sdt>
      <w:sdt>
        <w:sdtPr>
          <w:tag w:val="goog_rdk_134"/>
        </w:sdtPr>
        <w:sdtContent>
          <w:commentRangeStart w:id="133"/>
        </w:sdtContent>
      </w:sdt>
      <w:r w:rsidDel="00000000" w:rsidR="00000000" w:rsidRPr="00000000">
        <w:rPr>
          <w:rFonts w:ascii="Calibri" w:cs="Calibri" w:eastAsia="Calibri" w:hAnsi="Calibri"/>
          <w:b w:val="0"/>
          <w:i w:val="1"/>
          <w:smallCaps w:val="0"/>
          <w:strike w:val="0"/>
          <w:color w:val="349dd7"/>
          <w:sz w:val="18"/>
          <w:szCs w:val="18"/>
          <w:u w:val="none"/>
          <w:shd w:fill="auto" w:val="clear"/>
          <w:vertAlign w:val="baseline"/>
          <w:rtl w:val="0"/>
        </w:rPr>
        <w:t xml:space="preserve">y</w:t>
      </w:r>
      <w:commentRangeEnd w:id="131"/>
      <w:r w:rsidDel="00000000" w:rsidR="00000000" w:rsidRPr="00000000">
        <w:commentReference w:id="131"/>
      </w:r>
      <w:commentRangeEnd w:id="132"/>
      <w:r w:rsidDel="00000000" w:rsidR="00000000" w:rsidRPr="00000000">
        <w:commentReference w:id="132"/>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02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r w:rsidDel="00000000" w:rsidR="00000000" w:rsidRPr="00000000">
        <w:rPr>
          <w:rFonts w:ascii="Calibri" w:cs="Calibri" w:eastAsia="Calibri" w:hAnsi="Calibri"/>
          <w:b w:val="0"/>
          <w:i w:val="0"/>
          <w:smallCaps w:val="0"/>
          <w:strike w:val="0"/>
          <w:color w:val="349dd7"/>
          <w:sz w:val="32"/>
          <w:szCs w:val="32"/>
          <w:u w:val="none"/>
          <w:shd w:fill="auto" w:val="clear"/>
          <w:vertAlign w:val="baseline"/>
          <w:rtl w:val="0"/>
        </w:rPr>
        <w:t xml:space="preserve">Appendix “B” – Referenced Documents</w:t>
      </w:r>
    </w:p>
    <w:p w:rsidR="00000000" w:rsidDel="00000000" w:rsidP="00000000" w:rsidRDefault="00000000" w:rsidRPr="00000000" w14:paraId="000002AF">
      <w:pPr>
        <w:rPr/>
      </w:pPr>
      <w:r w:rsidDel="00000000" w:rsidR="00000000" w:rsidRPr="00000000">
        <w:rPr>
          <w:rtl w:val="0"/>
        </w:rPr>
        <w:t xml:space="preserve">Account Codes – Column Mapping</w:t>
      </w:r>
    </w:p>
    <w:p w:rsidR="00000000" w:rsidDel="00000000" w:rsidP="00000000" w:rsidRDefault="00000000" w:rsidRPr="00000000" w14:paraId="000002B0">
      <w:pPr>
        <w:rPr/>
      </w:pPr>
      <w:r w:rsidDel="00000000" w:rsidR="00000000" w:rsidRPr="00000000">
        <w:rPr>
          <w:rtl w:val="0"/>
        </w:rPr>
        <w:t xml:space="preserve">Employee – Column Mapping </w:t>
      </w:r>
    </w:p>
    <w:p w:rsidR="00000000" w:rsidDel="00000000" w:rsidP="00000000" w:rsidRDefault="00000000" w:rsidRPr="00000000" w14:paraId="000002B1">
      <w:pPr>
        <w:rPr/>
      </w:pPr>
      <w:r w:rsidDel="00000000" w:rsidR="00000000" w:rsidRPr="00000000">
        <w:rPr>
          <w:rtl w:val="0"/>
        </w:rPr>
        <w:t xml:space="preserve">Equipment - Column Mapping</w:t>
      </w:r>
    </w:p>
    <w:p w:rsidR="00000000" w:rsidDel="00000000" w:rsidP="00000000" w:rsidRDefault="00000000" w:rsidRPr="00000000" w14:paraId="000002B2">
      <w:pPr>
        <w:rPr/>
      </w:pPr>
      <w:r w:rsidDel="00000000" w:rsidR="00000000" w:rsidRPr="00000000">
        <w:rPr>
          <w:rtl w:val="0"/>
        </w:rPr>
        <w:t xml:space="preserve">Material – Column Mapping</w:t>
      </w:r>
    </w:p>
    <w:p w:rsidR="00000000" w:rsidDel="00000000" w:rsidP="00000000" w:rsidRDefault="00000000" w:rsidRPr="00000000" w14:paraId="000002B3">
      <w:pPr>
        <w:rPr/>
      </w:pPr>
      <w:r w:rsidDel="00000000" w:rsidR="00000000" w:rsidRPr="00000000">
        <w:rPr>
          <w:rtl w:val="0"/>
        </w:rPr>
        <w:t xml:space="preserve">Cost – Column Mapping</w:t>
      </w:r>
    </w:p>
    <w:p w:rsidR="00000000" w:rsidDel="00000000" w:rsidP="00000000" w:rsidRDefault="00000000" w:rsidRPr="00000000" w14:paraId="000002B4">
      <w:pPr>
        <w:rPr/>
      </w:pPr>
      <w:r w:rsidDel="00000000" w:rsidR="00000000" w:rsidRPr="00000000">
        <w:rPr>
          <w:rtl w:val="0"/>
        </w:rPr>
        <w:t xml:space="preserve">Task – Column Mapping</w:t>
      </w:r>
    </w:p>
    <w:p w:rsidR="00000000" w:rsidDel="00000000" w:rsidP="00000000" w:rsidRDefault="00000000" w:rsidRPr="00000000" w14:paraId="000002B5">
      <w:pPr>
        <w:rPr/>
      </w:pPr>
      <w:r w:rsidDel="00000000" w:rsidR="00000000" w:rsidRPr="00000000">
        <w:rPr>
          <w:rtl w:val="0"/>
        </w:rPr>
        <w:t xml:space="preserve">Appendix A – List of Interfaces</w:t>
      </w:r>
    </w:p>
    <w:p w:rsidR="00000000" w:rsidDel="00000000" w:rsidP="00000000" w:rsidRDefault="00000000" w:rsidRPr="00000000" w14:paraId="000002B6">
      <w:pPr>
        <w:rPr/>
      </w:pPr>
      <w:r w:rsidDel="00000000" w:rsidR="00000000" w:rsidRPr="00000000">
        <w:rPr>
          <w:rtl w:val="0"/>
        </w:rPr>
        <w:t xml:space="preserve">Cost Interface Source Data Script from FIN and HRM Systems (WVOASIS)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sz w:val="20"/>
          <w:szCs w:val="20"/>
        </w:rPr>
      </w:pPr>
      <w:sdt>
        <w:sdtPr>
          <w:tag w:val="goog_rdk_135"/>
        </w:sdtPr>
        <w:sdtContent>
          <w:commentRangeStart w:id="134"/>
        </w:sdtContent>
      </w:sdt>
      <w:sdt>
        <w:sdtPr>
          <w:tag w:val="goog_rdk_136"/>
        </w:sdtPr>
        <w:sdtContent>
          <w:commentRangeStart w:id="135"/>
        </w:sdtContent>
      </w:sdt>
      <w:sdt>
        <w:sdtPr>
          <w:tag w:val="goog_rdk_137"/>
        </w:sdtPr>
        <w:sdtContent>
          <w:commentRangeStart w:id="136"/>
        </w:sdtContent>
      </w:sdt>
      <w:r w:rsidDel="00000000" w:rsidR="00000000" w:rsidRPr="00000000">
        <w:rPr>
          <w:b w:val="1"/>
          <w:sz w:val="20"/>
          <w:szCs w:val="20"/>
          <w:rtl w:val="0"/>
        </w:rPr>
        <w:t xml:space="preserve">ID</w:t>
      </w:r>
      <w:commentRangeEnd w:id="134"/>
      <w:r w:rsidDel="00000000" w:rsidR="00000000" w:rsidRPr="00000000">
        <w:commentReference w:id="134"/>
      </w:r>
      <w:commentRangeEnd w:id="135"/>
      <w:r w:rsidDel="00000000" w:rsidR="00000000" w:rsidRPr="00000000">
        <w:commentReference w:id="135"/>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02BC">
      <w:pPr>
        <w:rPr>
          <w:b w:val="1"/>
          <w:sz w:val="20"/>
          <w:szCs w:val="20"/>
        </w:rPr>
      </w:pPr>
      <w:sdt>
        <w:sdtPr>
          <w:tag w:val="goog_rdk_138"/>
        </w:sdtPr>
        <w:sdtContent>
          <w:commentRangeStart w:id="137"/>
        </w:sdtContent>
      </w:sdt>
      <w:sdt>
        <w:sdtPr>
          <w:tag w:val="goog_rdk_139"/>
        </w:sdtPr>
        <w:sdtContent>
          <w:commentRangeStart w:id="138"/>
        </w:sdtContent>
      </w:sdt>
      <w:sdt>
        <w:sdtPr>
          <w:tag w:val="goog_rdk_140"/>
        </w:sdtPr>
        <w:sdtContent>
          <w:commentRangeStart w:id="139"/>
        </w:sdtContent>
      </w:sdt>
      <w:sdt>
        <w:sdtPr>
          <w:tag w:val="goog_rdk_141"/>
        </w:sdtPr>
        <w:sdtContent>
          <w:commentRangeStart w:id="140"/>
        </w:sdtContent>
      </w:sdt>
      <w:r w:rsidDel="00000000" w:rsidR="00000000" w:rsidRPr="00000000">
        <w:rPr>
          <w:b w:val="1"/>
          <w:sz w:val="20"/>
          <w:szCs w:val="20"/>
          <w:rtl w:val="0"/>
        </w:rPr>
        <w:t xml:space="preserve">Phase</w:t>
      </w:r>
      <w:commentRangeEnd w:id="137"/>
      <w:r w:rsidDel="00000000" w:rsidR="00000000" w:rsidRPr="00000000">
        <w:commentReference w:id="137"/>
      </w:r>
      <w:commentRangeEnd w:id="138"/>
      <w:r w:rsidDel="00000000" w:rsidR="00000000" w:rsidRPr="00000000">
        <w:commentReference w:id="138"/>
      </w:r>
      <w:commentRangeEnd w:id="139"/>
      <w:r w:rsidDel="00000000" w:rsidR="00000000" w:rsidRPr="00000000">
        <w:commentReference w:id="139"/>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02BD">
      <w:pPr>
        <w:rPr/>
      </w:pPr>
      <w:sdt>
        <w:sdtPr>
          <w:tag w:val="goog_rdk_142"/>
        </w:sdtPr>
        <w:sdtContent>
          <w:commentRangeStart w:id="141"/>
        </w:sdtContent>
      </w:sdt>
      <w:sdt>
        <w:sdtPr>
          <w:tag w:val="goog_rdk_143"/>
        </w:sdtPr>
        <w:sdtContent>
          <w:commentRangeStart w:id="142"/>
        </w:sdtContent>
      </w:sdt>
      <w:sdt>
        <w:sdtPr>
          <w:tag w:val="goog_rdk_144"/>
        </w:sdtPr>
        <w:sdtContent>
          <w:commentRangeStart w:id="143"/>
        </w:sdtContent>
      </w:sdt>
      <w:sdt>
        <w:sdtPr>
          <w:tag w:val="goog_rdk_145"/>
        </w:sdtPr>
        <w:sdtContent>
          <w:commentRangeStart w:id="144"/>
        </w:sdtContent>
      </w:sdt>
      <w:sdt>
        <w:sdtPr>
          <w:tag w:val="goog_rdk_146"/>
        </w:sdtPr>
        <w:sdtContent>
          <w:commentRangeStart w:id="145"/>
        </w:sdtContent>
      </w:sdt>
      <w:r w:rsidDel="00000000" w:rsidR="00000000" w:rsidRPr="00000000">
        <w:rPr>
          <w:color w:val="000000"/>
          <w:sz w:val="20"/>
          <w:szCs w:val="20"/>
          <w:rtl w:val="0"/>
        </w:rPr>
        <w:t xml:space="preserve">???</w:t>
      </w:r>
      <w:commentRangeEnd w:id="141"/>
      <w:r w:rsidDel="00000000" w:rsidR="00000000" w:rsidRPr="00000000">
        <w:commentReference w:id="141"/>
      </w:r>
      <w:commentRangeEnd w:id="142"/>
      <w:r w:rsidDel="00000000" w:rsidR="00000000" w:rsidRPr="00000000">
        <w:commentReference w:id="142"/>
      </w:r>
      <w:commentRangeEnd w:id="143"/>
      <w:r w:rsidDel="00000000" w:rsidR="00000000" w:rsidRPr="00000000">
        <w:commentReference w:id="143"/>
      </w:r>
      <w:commentRangeEnd w:id="144"/>
      <w:r w:rsidDel="00000000" w:rsidR="00000000" w:rsidRPr="00000000">
        <w:commentReference w:id="144"/>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02BE">
      <w:pPr>
        <w:rPr>
          <w:color w:val="000000"/>
          <w:sz w:val="20"/>
          <w:szCs w:val="20"/>
        </w:rPr>
      </w:pPr>
      <w:r w:rsidDel="00000000" w:rsidR="00000000" w:rsidRPr="00000000">
        <w:rPr>
          <w:color w:val="000000"/>
          <w:sz w:val="20"/>
          <w:szCs w:val="20"/>
          <w:rtl w:val="0"/>
        </w:rPr>
        <w:t xml:space="preserve">TASK</w:t>
      </w:r>
    </w:p>
    <w:p w:rsidR="00000000" w:rsidDel="00000000" w:rsidP="00000000" w:rsidRDefault="00000000" w:rsidRPr="00000000" w14:paraId="000002BF">
      <w:pPr>
        <w:rPr/>
      </w:pPr>
      <w:bookmarkStart w:colFirst="0" w:colLast="0" w:name="_heading=h.3u2rp3q" w:id="134"/>
      <w:bookmarkEnd w:id="134"/>
      <w:sdt>
        <w:sdtPr>
          <w:tag w:val="goog_rdk_147"/>
        </w:sdtPr>
        <w:sdtContent>
          <w:commentRangeStart w:id="146"/>
        </w:sdtContent>
      </w:sdt>
      <w:sdt>
        <w:sdtPr>
          <w:tag w:val="goog_rdk_148"/>
        </w:sdtPr>
        <w:sdtContent>
          <w:commentRangeStart w:id="147"/>
        </w:sdtContent>
      </w:sdt>
      <w:sdt>
        <w:sdtPr>
          <w:tag w:val="goog_rdk_149"/>
        </w:sdtPr>
        <w:sdtContent>
          <w:commentRangeStart w:id="148"/>
        </w:sdtContent>
      </w:sdt>
      <w:sdt>
        <w:sdtPr>
          <w:tag w:val="goog_rdk_150"/>
        </w:sdtPr>
        <w:sdtContent>
          <w:commentRangeStart w:id="149"/>
        </w:sdtContent>
      </w:sdt>
      <w:r w:rsidDel="00000000" w:rsidR="00000000" w:rsidRPr="00000000">
        <w:rPr>
          <w:rtl w:val="0"/>
        </w:rPr>
        <w:t xml:space="preserve">future iteration </w:t>
      </w:r>
      <w:commentRangeEnd w:id="146"/>
      <w:r w:rsidDel="00000000" w:rsidR="00000000" w:rsidRPr="00000000">
        <w:commentReference w:id="146"/>
      </w:r>
      <w:commentRangeEnd w:id="147"/>
      <w:r w:rsidDel="00000000" w:rsidR="00000000" w:rsidRPr="00000000">
        <w:commentReference w:id="147"/>
      </w:r>
      <w:commentRangeEnd w:id="148"/>
      <w:r w:rsidDel="00000000" w:rsidR="00000000" w:rsidRPr="00000000">
        <w:commentReference w:id="148"/>
      </w:r>
      <w:commentRangeEnd w:id="149"/>
      <w:r w:rsidDel="00000000" w:rsidR="00000000" w:rsidRPr="00000000">
        <w:commentReference w:id="149"/>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sectPr>
      <w:headerReference r:id="rId68" w:type="first"/>
      <w:footerReference r:id="rId69" w:type="default"/>
      <w:footerReference r:id="rId70" w:type="first"/>
      <w:type w:val="nextPage"/>
      <w:pgSz w:h="15840" w:w="12240" w:orient="portrait"/>
      <w:pgMar w:bottom="1440" w:top="1440" w:left="1440" w:right="1440" w:header="708"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harles Pilson" w:id="76" w:date="2023-03-28T15:50:00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Under what circumstances might there be errors and how would you resolve them – or are they never expected to happen and if one does, it would have to be reported to the System Admin?</w:t>
      </w:r>
    </w:p>
  </w:comment>
  <w:comment w:author="Rashmita Nayak" w:id="77" w:date="2023-04-28T13:38:00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Errors on the "Submit/Close/Reactivate" actions are displayed to the user on the dTIMS OM Site. The user can resolve the errors and Submit the Task after resolving the errors.</w:t>
      </w:r>
    </w:p>
  </w:comment>
  <w:comment w:author="Charles Pilson" w:id="74" w:date="2023-03-28T15:36:00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Seems like ON_HAND_QTY is in there twice?</w:t>
      </w:r>
    </w:p>
  </w:comment>
  <w:comment w:author="Rashmita Nayak" w:id="75" w:date="2023-04-28T13:34:00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LastInventoryQuantity is an internal dTIMS field.</w:t>
      </w:r>
    </w:p>
  </w:comment>
  <w:comment w:author="Charles Pilson" w:id="62" w:date="2023-03-28T15:20:00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Please identify which column is the ‘ED number’? (It might need an additional column if not the EQUIP_ID or the DSCR.)</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Randy, this might be a question for you?</w:t>
      </w:r>
    </w:p>
  </w:comment>
  <w:comment w:author="Cole Taylor" w:id="63" w:date="2023-04-14T10:34:00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Randy- I think Clarence might be able to answer this better than me or Jake/staff from DOH.</w:t>
      </w:r>
    </w:p>
  </w:comment>
  <w:comment w:author="Nilotpal Chatterjee" w:id="64" w:date="2023-05-09T13:24:00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Leaving this comment open for WV to resolve</w:t>
      </w:r>
    </w:p>
  </w:comment>
  <w:comment w:author="Charles Pilson" w:id="134" w:date="2023-02-21T10:10:00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Feel free to create short IDs for these so that they are easy to refer to. (The originals apparently did not make it into the SOW.) For the ones with ERP, we can use the short version from the Concept of Ops diagram (Attachment 4 I believe).</w:t>
      </w:r>
    </w:p>
  </w:comment>
  <w:comment w:author="Rashmita Nayak" w:id="135" w:date="2023-03-02T10:56:00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The ones for ERP integration have names already. Will only change WO to Task.</w:t>
      </w:r>
    </w:p>
  </w:comment>
  <w:comment w:author="Charles Pilson" w:id="136" w:date="2023-03-28T14:32:00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w:t>
      </w:r>
    </w:p>
  </w:comment>
  <w:comment w:author="Charles Pilson" w:id="131" w:date="2023-02-21T10:13:00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Could change to ‘Task’ if you like. (If so then put note in disposition column.</w:t>
      </w:r>
    </w:p>
  </w:comment>
  <w:comment w:author="Rashmita Nayak" w:id="132" w:date="2023-03-02T10:59:00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We'll change this to "TASK".</w:t>
      </w:r>
    </w:p>
  </w:comment>
  <w:comment w:author="Charles Pilson" w:id="133" w:date="2023-03-28T14:36:00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Sounds good.</w:t>
      </w:r>
    </w:p>
  </w:comment>
  <w:comment w:author="randy.stephenson@dataview.com" w:id="33" w:date="2023-02-16T10:23:00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will be sent once per day.</w:t>
      </w:r>
    </w:p>
  </w:comment>
  <w:comment w:author="Rashmita Nayak" w:id="34" w:date="2023-03-02T08:58:00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Can we get a fixed time of day?</w:t>
      </w:r>
    </w:p>
  </w:comment>
  <w:comment w:author="Charles Pilson" w:id="35" w:date="2023-03-28T15:06:00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A: Randy to check 10 pm and approve. RN, may be safer to run later?</w:t>
      </w:r>
    </w:p>
  </w:comment>
  <w:comment w:author="Rashmita Nayak" w:id="36" w:date="2023-04-27T11:00:00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Yes, it's safe to run at a later time. The scheduler picks all files with prefix "I001_OM_0803_ACC" and runs them in the order of datetime.</w:t>
      </w:r>
    </w:p>
  </w:comment>
  <w:comment w:author="Charles Pilson" w:id="37" w:date="2023-05-18T15:20:00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5/18: At meeting 5/18 we agreed OM interface run cycle would kick off at 6:30am or 7:00am. If only running at 10 pm, then will only pick up the previous night’s files.</w:t>
      </w:r>
    </w:p>
  </w:comment>
  <w:comment w:author="Rashmita Nayak" w:id="38" w:date="2023-08-07T17:49:00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Updated Deighton interface run times to 7AM across this document.</w:t>
      </w:r>
    </w:p>
  </w:comment>
  <w:comment w:author="Charles Pilson" w:id="17" w:date="2023-02-21T10:38:00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remove this and refer to the Short ID in the Appendix.</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applies throughout.)</w:t>
      </w:r>
    </w:p>
  </w:comment>
  <w:comment w:author="Rashmita Nayak" w:id="18" w:date="2023-03-02T08:56:00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Agreed.</w:t>
      </w:r>
    </w:p>
  </w:comment>
  <w:comment w:author="Charles Pilson" w:id="19" w:date="2023-03-28T14:52:00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w:t>
      </w:r>
    </w:p>
  </w:comment>
  <w:comment w:author="Charles Pilson" w:id="29" w:date="2023-02-21T10:33:00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make these sub headings at the same level as the 2.2 Process heading above.</w:t>
      </w:r>
    </w:p>
  </w:comment>
  <w:comment w:author="Rashmita Nayak" w:id="30" w:date="2023-03-20T09:57:00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Made these sub-headings instead.</w:t>
      </w:r>
    </w:p>
  </w:comment>
  <w:comment w:author="Charles Pilson" w:id="31" w:date="2023-03-28T14:55:00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Still does not show up in the Nav pane (and likely won’t show up in any pdf nav). I edited this one and next one. Please complete the rest.</w:t>
      </w:r>
    </w:p>
  </w:comment>
  <w:comment w:author="Rashmita Nayak" w:id="32" w:date="2023-05-08T19:42:00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Made these sub headings.</w:t>
      </w:r>
    </w:p>
  </w:comment>
  <w:comment w:author="Nilotpal Chatterjee" w:id="97" w:date="2023-08-08T10:13:00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5/18 CP: In the very last column OtherCost.ItemName, you should enter INVOICE under those conditions, but also populate with LABOR, EQUIPMENT, or MATERIAL based on status of the others since this will be REALLY useful for reporting to be able to have this ‘cost type’ filed filled in all cases.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mtg 5/18, subsequently decided would not be necessary since decided to add OBJ_CD and CATEGORY.</w:t>
      </w:r>
    </w:p>
  </w:comment>
  <w:comment w:author="Nilotpal Chatterjee" w:id="98" w:date="2023-08-08T10:14:00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We're saving DOC_TYPE, EXPENSE_CATEGORY and OBJ_CD now. It can be used if required.</w:t>
      </w:r>
    </w:p>
  </w:comment>
  <w:comment w:author="Charles Pilson" w:id="50" w:date="2023-02-21T09:42:00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I see you have ??? in here for UNIT_CD and UNIT_NM. Based on the most recent file Mo sent over, these are in there so can remove the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the UNIT_CD should map to a TAMS table of cost centers/Orgs Units. What is the plan if OM gets an UNIT_CD in this dataset that does not have a matching record in the UNIT_CD master data? (Will it be added?)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what will happen if the UNIT_CD does not match the owning Org for the OM Task? Will the Org on the Task be changed?</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UNIT_CD compare to Department Codes referenced in 2.1 (DEPT_CD)?</w:t>
      </w:r>
    </w:p>
  </w:comment>
  <w:comment w:author="Rashmita Nayak" w:id="51" w:date="2023-03-02T08:59:00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UNIT_CD will map to the TAMS table - Organization. If WV sends us account codes with a Org Unit ID that is either empty or does not exist in the master Organization table, we will log an error and not save the account code. This is mentioned under assumptions.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now, Org on the OM Task does not change when an account code for a different Org Unit is selected.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more discussion on the last point.</w:t>
      </w:r>
    </w:p>
  </w:comment>
  <w:comment w:author="Charles Pilson" w:id="52" w:date="2023-03-28T15:16:00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I think the design whereby the TO Org does not change is fine for now.</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error, see comment above?</w:t>
      </w:r>
    </w:p>
  </w:comment>
  <w:comment w:author="Nilotpal Chatterjee" w:id="53" w:date="2023-05-09T13:23:00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Error Handling described in section 3.3.</w:t>
      </w:r>
    </w:p>
  </w:comment>
  <w:comment w:author="Charles Pilson" w:id="86" w:date="2023-03-28T15:54:00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How are errors resolved?</w:t>
      </w:r>
    </w:p>
  </w:comment>
  <w:comment w:author="Rashmita Nayak" w:id="87" w:date="2023-04-28T13:40:00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Error handling described in Section 3.3.</w:t>
      </w:r>
    </w:p>
  </w:comment>
  <w:comment w:author="Charles Pilson" w:id="10" w:date="2023-02-21T10:48:00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Might be good to use one or more of these in the Table in the appendix, and/or in the intro. E.g. these seem to be numbered (I001) so that would be good to put in the table.</w:t>
      </w:r>
    </w:p>
  </w:comment>
  <w:comment w:author="Rashmita Nayak" w:id="11" w:date="2023-03-02T08:55:00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Added interface ID to appendix table.</w:t>
      </w:r>
    </w:p>
  </w:comment>
  <w:comment w:author="Charles Pilson" w:id="12" w:date="2023-03-28T14:48:00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 Seems like we could just include the full name in table 19: “I001_OM_0803_ACC”?</w:t>
      </w:r>
    </w:p>
  </w:comment>
  <w:comment w:author="Nilotpal Chatterjee" w:id="13" w:date="2023-05-09T16:05:00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Added the full names for these interfaces in the "Identifier in CSV file Integrations" column of Table 21</w:t>
      </w:r>
    </w:p>
  </w:comment>
  <w:comment w:author="Charles Pilson" w:id="78" w:date="2023-03-28T15:39:00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Presumably also “If the Close Task action is unsuccessful, the dTIMS OM Task Status will remain unchanged and the user will see a message indicating the failure.”?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as above, under what circumstances might there be errors and how would you resolve them – or are they never expected to happen and if one does, it would have to be reported to the System Admin?</w:t>
      </w:r>
    </w:p>
  </w:comment>
  <w:comment w:author="Rashmita Nayak" w:id="79" w:date="2023-04-28T13:38:00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Yes, the dTIMS OM Taks status will only change if the "Close Task" action is successful. </w:t>
        <w:br w:type="textWrapping"/>
        <w:t xml:space="preserve">For Close Task the only reason for error would be if the wvOASIS web service is modified or if the server or web service is closed for connection. In such a circumstance the user would have to contact Deighton Support, who in turn would contact WVDOH to fix the errors.</w:t>
      </w:r>
    </w:p>
  </w:comment>
  <w:comment w:author="Charles Pilson" w:id="141" w:date="2023-02-21T09:57:00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fill out a comment on current disposition of each of these. (Table is brought in from v7 of the SOW. Please replace if there is a more recent version.)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LRS ones for instance are supposedly being taken care of under another project? There should be a design doc for those too that you can refer to?</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valid disposition for isntance is: “Phase 2, not yet started.”</w:t>
      </w:r>
    </w:p>
  </w:comment>
  <w:comment w:author="Rashmita Nayak" w:id="142" w:date="2023-03-02T10:57:00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I'll update this after internal discussion.</w:t>
      </w:r>
    </w:p>
  </w:comment>
  <w:comment w:author="Nilotpal Chatterjee" w:id="143" w:date="2023-03-20T16:53:00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Updated with disposition(status) for all</w:t>
      </w:r>
    </w:p>
  </w:comment>
  <w:comment w:author="Charles Pilson" w:id="144" w:date="2023-03-28T14:35:00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Nilo, please put in the reference to the name of the other project, and ideally the design document from there.</w:t>
      </w:r>
    </w:p>
  </w:comment>
  <w:comment w:author="Nilotpal Chatterjee" w:id="145" w:date="2023-05-09T16:12:00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Added reference to the projects in the "planned phase" column</w:t>
      </w:r>
    </w:p>
  </w:comment>
  <w:comment w:author="Charles Pilson" w:id="82" w:date="2023-03-28T15:45:00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PHASE_ID is shown as required? Presumably it will not be required if budget structure 95? Same with UNIT_CD for budget structure 40?</w:t>
      </w:r>
    </w:p>
  </w:comment>
  <w:comment w:author="Rashmita Nayak" w:id="83" w:date="2023-04-28T13:40:00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Marked PHASE_ID and UNIT_CD as not required.</w:t>
      </w:r>
    </w:p>
  </w:comment>
  <w:comment w:author="Charles Pilson" w:id="119" w:date="2023-02-21T10:26:00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See above.</w:t>
      </w:r>
    </w:p>
  </w:comment>
  <w:comment w:author="Rashmita Nayak" w:id="120" w:date="2023-03-16T17:54:00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The logs are currently in a log file. There is no separate UI.</w:t>
      </w:r>
    </w:p>
  </w:comment>
  <w:comment w:author="Charles Pilson" w:id="121" w:date="2023-03-29T08:06:00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Same comment as above.</w:t>
      </w:r>
    </w:p>
  </w:comment>
  <w:comment w:author="Rashmita Nayak" w:id="122" w:date="2023-04-28T13:47:00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Section 3 should now answer most of your questions.</w:t>
      </w:r>
    </w:p>
  </w:comment>
  <w:comment w:author="Nilotpal Chatterjee" w:id="88" w:date="2023-08-08T10:06:00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5/18 CP: Based on meeting with Mo and Randy (with Rashmita), we decided to add</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DOC_TYPE (for ADOs etc.) if “PO” then = encumbrance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OBJ_CD</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CATEGORY</w:t>
      </w:r>
    </w:p>
  </w:comment>
  <w:comment w:author="Nilotpal Chatterjee" w:id="89" w:date="2023-08-08T10:06:00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DOC_TYPE. OBJ,CD and EXPENSE_CATEGORY are added to the mapping table now</w:t>
      </w:r>
    </w:p>
  </w:comment>
  <w:comment w:author="Charles Pilson" w:id="44" w:date="2023-03-28T15:14:00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A: Randy to please fill in the ‘???’s. Guessing that some ‘tables’ will actually be views.</w:t>
      </w:r>
    </w:p>
  </w:comment>
  <w:comment w:author="Cole Taylor" w:id="45" w:date="2023-04-14T10:07:00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Randy -Rashmita, I need the table instead of the pictures so Mo and I can update the table</w:t>
      </w:r>
    </w:p>
  </w:comment>
  <w:comment w:author="Nilotpal Chatterjee" w:id="46" w:date="2023-05-09T11:54:00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Need to keep the tables here as pictures so that they are not edited unknowingly.  Have added the excel sheet where the tables come from in the appendix below. Can be edited there and added to this document as required.</w:t>
      </w:r>
    </w:p>
  </w:comment>
  <w:comment w:author="Charles Pilson" w:id="47" w:date="2023-05-18T15:25:00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5/18: Fair enough</w:t>
      </w:r>
    </w:p>
  </w:comment>
  <w:comment w:author="randy.stephenson@dataview.com" w:id="56" w:date="2023-02-16T10:32:00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will be sent overnight after the Time I files have been input and processed.</w:t>
      </w:r>
    </w:p>
  </w:comment>
  <w:comment w:author="Rashmita Nayak" w:id="57" w:date="2023-03-16T12:27:00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Can we fix a time? The Deighton Integrations will run at 10pm daily.</w:t>
      </w:r>
    </w:p>
  </w:comment>
  <w:comment w:author="Charles Pilson" w:id="58" w:date="2023-03-28T15:20:00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See previous comments.</w:t>
      </w:r>
    </w:p>
  </w:comment>
  <w:comment w:author="Randy Stephenson" w:id="59" w:date="2023-04-04T09:59:00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the entire AD chain needs to be completed in FIN, these file be ready by 6 am the next morning.</w:t>
      </w:r>
    </w:p>
  </w:comment>
  <w:comment w:author="Rashmita Nayak" w:id="60" w:date="2023-04-27T19:54:00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The file dropped at 6am by WVDOH will be processed at 10pm to avoid high server load during daily work hours.</w:t>
      </w:r>
    </w:p>
  </w:comment>
  <w:comment w:author="Charles Pilson" w:id="61" w:date="2023-05-18T15:27:00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5/18: See previous comment. Seems like 10 pm would be very conservative? Can we try 6:30 am or 7:00 am? (If during testing this proves to be a problem, then we can change course and reschedule. Same comment applies throughout.)</w:t>
      </w:r>
    </w:p>
  </w:comment>
  <w:comment w:author="randy.stephenson@dataview.com" w:id="68" w:date="2023-02-16T10:33:00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will be generated after the FIN AD chain is completed.</w:t>
      </w:r>
    </w:p>
  </w:comment>
  <w:comment w:author="Rashmita Nayak" w:id="69" w:date="2023-03-16T12:28:00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Can we fix a time? The Deighton Integrations will run at 10pm daily.</w:t>
      </w:r>
    </w:p>
  </w:comment>
  <w:comment w:author="Cole Taylor" w:id="70" w:date="2023-04-14T10:36:00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Randy- Same as above</w:t>
      </w:r>
    </w:p>
  </w:comment>
  <w:comment w:author="Nilotpal Chatterjee" w:id="71" w:date="2023-05-09T14:01:00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Leaving this comment open for WV to resolve</w:t>
      </w:r>
    </w:p>
  </w:comment>
  <w:comment w:author="Nilotpal Chatterjee" w:id="92" w:date="2023-08-08T10:09:00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A: Randy to please fill in/confirm red ‘??’s. (Applies throughout.)</w:t>
      </w:r>
    </w:p>
  </w:comment>
  <w:comment w:author="Nilotpal Chatterjee" w:id="93" w:date="2023-08-08T10:09:00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Randy- We need the table, not the picture</w:t>
      </w:r>
    </w:p>
  </w:comment>
  <w:comment w:author="Nilotpal Chatterjee" w:id="94" w:date="2023-08-08T10:09:00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Need to keep the tables here as pictures so that they are not edited unknowingly.  Have added the excel sheet where the tables come from in the appendix below. Can be edited there and added to this document as required.</w:t>
      </w:r>
    </w:p>
  </w:comment>
  <w:comment w:author="Charles Pilson" w:id="126" w:date="2023-02-21T10:29:00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can we see a mockup of this.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(Btw, it is ok at this point to have a subheading for it with TBD – but reminds us all that it still needs to be designed and developed.)</w:t>
      </w:r>
    </w:p>
  </w:comment>
  <w:comment w:author="Rashmita Nayak" w:id="127" w:date="2023-03-02T10:55:00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Will add TBD to this section until we can provide a mockup of the email template.</w:t>
      </w:r>
    </w:p>
  </w:comment>
  <w:comment w:author="Charles Pilson" w:id="128" w:date="2023-03-29T08:05:00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w:t>
      </w:r>
    </w:p>
  </w:comment>
  <w:comment w:author="Charles Pilson" w:id="14" w:date="2023-02-21T10:53:00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(See column xxx in Appendix yyy)</w:t>
      </w:r>
    </w:p>
  </w:comment>
  <w:comment w:author="Rashmita Nayak" w:id="15" w:date="2023-03-02T08:55:00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This is just an example. We'll add the &lt;FunctionName&gt; to the appendix and mention in individual interface sections.</w:t>
      </w:r>
    </w:p>
  </w:comment>
  <w:comment w:author="Charles Pilson" w:id="16" w:date="2023-03-28T14:52:00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w:t>
      </w:r>
    </w:p>
  </w:comment>
  <w:comment w:author="Charles Pilson" w:id="99" w:date="2023-02-21T10:22:00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Can we get a screenshot or mockup for the UI for this please? We really need to be able to see it in the context of responsibilities of a Software/System Admin role.</w:t>
      </w:r>
    </w:p>
  </w:comment>
  <w:comment w:author="Rashmita Nayak" w:id="100" w:date="2023-03-16T16:13:00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This is a work in progress. I will update with mockups once it is complete.</w:t>
      </w:r>
    </w:p>
  </w:comment>
  <w:comment w:author="Charles Pilson" w:id="101" w:date="2023-03-28T16:11:00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w:t>
      </w:r>
    </w:p>
  </w:comment>
  <w:comment w:author="Rashmita Nayak" w:id="102" w:date="2023-04-28T13:41:00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Snapshots are now added.</w:t>
      </w:r>
    </w:p>
  </w:comment>
  <w:comment w:author="Charles Pilson" w:id="123" w:date="2023-05-18T13:54:00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5/18 CP: So wondering if, say, an employee ID is missing on the OM side, how would the corresponding, potentially rejected, COST record be re-processed?</w:t>
      </w:r>
    </w:p>
  </w:comment>
  <w:comment w:author="Rashmita Nayak" w:id="124" w:date="2023-08-07T15:43:00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For all other interfaces, WVDOT can fix the errors and send Deighton a new file. Errors on the Cost interface should be minimal, once in production. However, they would need to be manually fixed by both Deighton and WVDOT Support/System admins.</w:t>
      </w:r>
    </w:p>
  </w:comment>
  <w:comment w:author="Charles Pilson" w:id="5" w:date="2023-02-20T14:07:00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include ALL interfaces (not just ERP) and their current disposition from the SOW in this table. Ideally please copy and paste from the SOW.</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added an Appendix containing the full list. A reduced version of that should ideally be captured here – or at least should be referred to from here (in which case we should remove this table).</w:t>
      </w:r>
    </w:p>
  </w:comment>
  <w:comment w:author="Rashmita Nayak" w:id="6" w:date="2023-03-02T08:55:00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 RN: We'll keep this reduced version of interfaces here. And mention additional interfaces as referenced in appendix.</w:t>
      </w:r>
    </w:p>
  </w:comment>
  <w:comment w:author="Charles Pilson" w:id="7" w:date="2023-03-28T14:46:00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RN, since this is a design doc, please include sections for the additional interfaces listed in the previous comment.</w:t>
      </w:r>
    </w:p>
  </w:comment>
  <w:comment w:author="Nilotpal Chatterjee" w:id="8" w:date="2023-05-09T11:39:00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Working with the BA implementation team and the WV TAMP 3 team to add sections to those interfaces within this document. Will be added at a later date</w:t>
      </w:r>
    </w:p>
  </w:comment>
  <w:comment w:author="Charles Pilson" w:id="9" w:date="2023-05-18T15:17:00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Charles Pilson" w:id="105" w:date="2023-05-18T13:46:00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5/18 CP: Jake/Randy - Need to make sure there is a WV role identified for this, and training conducted. Likely needs to be a sys admin that has a role looking after the OASIS side of these file delivery jobs?</w:t>
      </w:r>
    </w:p>
  </w:comment>
  <w:comment w:author="Rashmita Nayak" w:id="106" w:date="2023-08-07T16:55:00Z">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We do need one point of contact for a Support/SystemAdmin role from both organizations that are mentioned in Section 3.3.</w:t>
      </w:r>
    </w:p>
  </w:comment>
  <w:comment w:author="Charles Pilson" w:id="80" w:date="2023-03-28T15:43:00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Is that ‘i.e. 0066’, or is it e.g. 0066’?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(i.e. is it always 0066 or is that just an example?)</w:t>
      </w:r>
    </w:p>
  </w:comment>
  <w:comment w:author="Rashmita Nayak" w:id="81" w:date="2023-04-28T13:40:00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It's just an example.</w:t>
      </w:r>
    </w:p>
  </w:comment>
  <w:comment w:author="Nilotpal Chatterjee" w:id="95" w:date="2023-08-08T10:12:00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I think you should remove Unit Cost from the table – or mark ???s as N/A?</w:t>
      </w:r>
    </w:p>
  </w:comment>
  <w:comment w:author="Nilotpal Chatterjee" w:id="96" w:date="2023-08-08T10:12:00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I left it there since at one point Mo had mentioned he can send a unit cost field in the Cost CSV file. I have not received an updated Cost file yet.</w:t>
      </w:r>
    </w:p>
  </w:comment>
  <w:comment w:author="Charles Pilson" w:id="107" w:date="2023-02-21T10:34:00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We need to see two levels of error logging 1) a summary record for each interface run, and 2) a list of detailed messages for each individual record.</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1) please elaborate on various possible errors such as what happens if/when a file is not found, found later, is corrupted and has to be rerun, etc.</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advise getting with Mo and asking him for this information on other csv based interfaces that they are maintaining.</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2) please elaborate on what needs to be done for various anticipated record level conditions.</w:t>
      </w:r>
    </w:p>
  </w:comment>
  <w:comment w:author="Rashmita Nayak" w:id="108" w:date="2023-03-16T17:51:00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This is a work in progress. I will update with details once it is complete.</w:t>
      </w:r>
    </w:p>
  </w:comment>
  <w:comment w:author="Charles Pilson" w:id="109" w:date="2023-03-28T16:19:00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I added suggested text since WV needs to have an assurance that this information will be available.</w:t>
      </w:r>
    </w:p>
  </w:comment>
  <w:comment w:author="Rashmita Nayak" w:id="110" w:date="2023-04-28T13:43:00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Added snapshots and examples.</w:t>
        <w:br w:type="textWrapping"/>
        <w:t xml:space="preserve">Error handling is described in Section 3.3.</w:t>
      </w:r>
    </w:p>
  </w:comment>
  <w:comment w:author="Charles Pilson" w:id="137" w:date="2023-02-21T10:18:00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leave this phase from original SOW – but please feel free to dd a column for ‘Current Planned Phase’ or somesuch.</w:t>
      </w:r>
    </w:p>
  </w:comment>
  <w:comment w:author="Rashmita Nayak" w:id="138" w:date="2023-03-02T10:57:00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Agreed</w:t>
      </w:r>
    </w:p>
  </w:comment>
  <w:comment w:author="Charles Pilson" w:id="139" w:date="2023-03-28T14:33:00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I see you added ‘Disposition’, however, we would still like to see a ‘Planned Phase’?</w:t>
      </w:r>
    </w:p>
  </w:comment>
  <w:comment w:author="Nilotpal Chatterjee" w:id="140" w:date="2023-05-09T16:14:00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Have added a column for planned phase</w:t>
      </w:r>
    </w:p>
  </w:comment>
  <w:comment w:author="Charles Pilson" w:id="39" w:date="2023-05-18T15:23:00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5/18: I think you have these covered in the column mapping sections?</w:t>
      </w:r>
    </w:p>
  </w:comment>
  <w:comment w:author="Rashmita Nayak" w:id="40" w:date="2023-08-07T17:50:00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Account codes field mapping is mentioned under section 2.2.9.</w:t>
      </w:r>
    </w:p>
  </w:comment>
  <w:comment w:author="Nilotpal Chatterjee" w:id="90" w:date="2023-08-08T10:10:00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I think you should remove Unit Cost from the table – or mark ???s as N/A?</w:t>
      </w:r>
    </w:p>
  </w:comment>
  <w:comment w:author="Nilotpal Chatterjee" w:id="91" w:date="2023-08-08T10:10:00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I left it there since at one point Mo had mentioned he can send a unit cost field in the Cost CSV file. I have not received an updated Cost file yet.</w:t>
      </w:r>
    </w:p>
  </w:comment>
  <w:comment w:author="Charles Pilson" w:id="115" w:date="2023-02-21T10:24:00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Same as above. Please include a screenshot of mockup of the UI for this. We really need to be able to see it in the context of responsibilities of a Software/System Admin role.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it is just the general UI then does not belong in this Interface plan doc. Please move to the SDDD.</w:t>
      </w:r>
    </w:p>
  </w:comment>
  <w:comment w:author="Rashmita Nayak" w:id="116" w:date="2023-03-16T17:54:00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The logs are currently in a log file. There is no separate UI.</w:t>
      </w:r>
    </w:p>
  </w:comment>
  <w:comment w:author="Charles Pilson" w:id="117" w:date="2023-03-29T08:06:00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Same comment as above.</w:t>
      </w:r>
    </w:p>
  </w:comment>
  <w:comment w:author="Rashmita Nayak" w:id="118" w:date="2023-04-28T13:46:00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Added details to this section now with samples.</w:t>
      </w:r>
    </w:p>
  </w:comment>
  <w:comment w:author="Charles Pilson" w:id="72" w:date="2023-03-28T15:27:00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A: Clarence, I assume there will be one WHSE_CD per physical location (yard/shop)? Or is it more general than that?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are two locations where a stock item is sored in a WHSE_CD, is it the STK_ITM_SFX that identifies which location?</w:t>
      </w:r>
    </w:p>
  </w:comment>
  <w:comment w:author="Charles Pilson" w:id="73" w:date="2023-03-29T09:06:00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3/29: Clarence confirmed that there will be one WHSE_CD per location.</w:t>
      </w:r>
    </w:p>
  </w:comment>
  <w:comment w:author="Rashmita Nayak" w:id="125" w:date="2023-04-28T13:48:00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Mockups now added.</w:t>
      </w:r>
    </w:p>
  </w:comment>
  <w:comment w:author="Charles Pilson" w:id="84" w:date="2023-03-28T15:53:00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Changed to Actuals?</w:t>
      </w:r>
    </w:p>
  </w:comment>
  <w:comment w:author="Rashmita Nayak" w:id="85" w:date="2023-04-28T13:40:00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Accepted this change.</w:t>
      </w:r>
    </w:p>
  </w:comment>
  <w:comment w:author="Charles Pilson" w:id="23" w:date="2023-02-21T09:49:00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Not sure we need this but fine to leave probably.</w:t>
      </w:r>
    </w:p>
  </w:comment>
  <w:comment w:author="Rashmita Nayak" w:id="24" w:date="2023-03-02T08:56:00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We will leave it for visual aid.</w:t>
      </w:r>
    </w:p>
  </w:comment>
  <w:comment w:author="Charles Pilson" w:id="25" w:date="2023-03-28T14:54:00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w:t>
      </w:r>
    </w:p>
  </w:comment>
  <w:comment w:author="Randy Stephenson" w:id="48" w:date="2023-04-04T09:57:00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Rashmita, I need the table instead of the pictures so Mo and I can update the table</w:t>
      </w:r>
    </w:p>
  </w:comment>
  <w:comment w:author="Nilotpal Chatterjee" w:id="49" w:date="2023-05-09T11:54:00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Need to keep the tables here as pictures so that they are not edited unknowingly.  Have added the excel sheet where the tables come from in the appendix below. Can be edited there and added to this document as required.</w:t>
      </w:r>
    </w:p>
  </w:comment>
  <w:comment w:author="Charles Pilson" w:id="65" w:date="2023-03-28T15:23:00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Does UNIT_CD identify (typically) where the piece of Equipment is located?</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Randy, this might be a question for you?</w:t>
      </w:r>
    </w:p>
  </w:comment>
  <w:comment w:author="Cole Taylor" w:id="66" w:date="2023-04-14T10:34:00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Randy- I think Clarence might be able to answer this better than me or Jake/staff from DOH.</w:t>
      </w:r>
    </w:p>
  </w:comment>
  <w:comment w:author="Nilotpal Chatterjee" w:id="67" w:date="2023-05-09T13:24:00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Leaving this comment open for WV to resolve</w:t>
      </w:r>
    </w:p>
  </w:comment>
  <w:comment w:author="Charles Pilson" w:id="20" w:date="2023-02-21T10:39:00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Why is EQP included here?</w:t>
      </w:r>
    </w:p>
  </w:comment>
  <w:comment w:author="Rashmita Nayak" w:id="21" w:date="2023-03-02T08:56:00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Oversight, removed it.</w:t>
      </w:r>
    </w:p>
  </w:comment>
  <w:comment w:author="Charles Pilson" w:id="22" w:date="2023-03-28T14:54:00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w:t>
      </w:r>
    </w:p>
  </w:comment>
  <w:comment w:author="Charles Pilson" w:id="103" w:date="2023-05-18T13:44:00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5/18 CP: This needs to be coordinated with OASIS to try to run these AFTER the relevant OASIS nightly jobs run so that we are not waiting an additional 24 hrs for up to date information.</w:t>
      </w:r>
    </w:p>
  </w:comment>
  <w:comment w:author="Rashmita Nayak" w:id="104" w:date="2023-08-07T15:15:00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I've changed this to 7AM throughout the document. This has worked well during SIT. We receive the files around 6AM on normal days.</w:t>
      </w:r>
    </w:p>
  </w:comment>
  <w:comment w:author="Charles Pilson" w:id="0" w:date="2023-02-21T10:01:00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use this section as a list of the individual detailed designs for each interface in the SOW for phase 1 (see comments below and in added appendix at the end).</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Ideally we need to capture a heading for every phase 1 (1a and 1b) interface – even if some of them just contain ‘TBD’s.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interface that is conspicuous by its absence is COST? (In the table below but no design for it?)</w:t>
      </w:r>
    </w:p>
  </w:comment>
  <w:comment w:author="Rashmita Nayak" w:id="1" w:date="2023-03-02T08:54:00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We will add a reference to the appendix which will give details on all interfaces mentioned in the SOW.</w:t>
      </w:r>
    </w:p>
  </w:comment>
  <w:comment w:author="Charles Pilson" w:id="2" w:date="2023-03-28T14:16:00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This document is supposed to cover the design and plan for  ALL interfaces. Please have this table capture ALL interfaces that are applicable to phases 1a and 1b. That includes whatever LRS/GIS/RIL are scheduled for phase 1.</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change this section to include headings for designs (or references to designs elsewhere) for the following from Table 19 since these are listed as Phase 1 interfaces: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LRS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RIL</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LRSU</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PMS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BMS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WOH</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FROW</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know all the relevant information about Frequency, Volume, integration method, source data filter etc.</w:t>
      </w:r>
    </w:p>
  </w:comment>
  <w:comment w:author="Nilotpal Chatterjee" w:id="3" w:date="2023-05-09T11:39:00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Working with the BA implementation team and the WV TAMP 3 team to add sections to those interfaces within this document. Will be added at a later date</w:t>
      </w:r>
    </w:p>
  </w:comment>
  <w:comment w:author="Charles Pilson" w:id="4" w:date="2023-05-18T15:17:00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Charles Pilson" w:id="129" w:date="2023-03-28T14:19:00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Please make these tables real tables in Word so they can be maintained by WV in the future. Comment applies throughout.</w:t>
      </w:r>
    </w:p>
  </w:comment>
  <w:comment w:author="Nilotpal Chatterjee" w:id="130" w:date="2023-05-09T14:05:00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NC - Need to keep the tables here as pictures so that they are not edited unknowingly.  Have added the excel version "Appendix A - List of Interfaces" in the appendix below. Can be edited there and added to this document as required.</w:t>
      </w:r>
    </w:p>
  </w:comment>
  <w:comment w:author="Charles Pilson" w:id="41" w:date="2023-02-21T10:40:00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add an additional section (sub head) to define the filter (where clause) on the Source side. Mo should be able to give these for the ERP interfaces. (Needed to later figure out why something that might be expected is not there.)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obviously applies to all individual interfaces.</w:t>
      </w:r>
    </w:p>
  </w:comment>
  <w:comment w:author="Rashmita Nayak" w:id="42" w:date="2023-03-02T08:59:00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Will add "Source conditions" to each section and expect Mo/Randy to review.</w:t>
      </w:r>
    </w:p>
  </w:comment>
  <w:comment w:author="Charles Pilson" w:id="43" w:date="2023-03-28T15:06:00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A: Randy to check ‘Source Data Filters’  (heading immediately below) throughout please.</w:t>
      </w:r>
    </w:p>
  </w:comment>
  <w:comment w:author="Charles Pilson" w:id="26" w:date="2023-03-28T15:13:00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How will this error be resolved?</w:t>
      </w:r>
    </w:p>
  </w:comment>
  <w:comment w:author="Rashmita Nayak" w:id="27" w:date="2023-04-28T13:21:00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Error Handling described in section 3.3.</w:t>
      </w:r>
    </w:p>
  </w:comment>
  <w:comment w:author="Charles Pilson" w:id="28" w:date="2023-05-18T15:18:00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5/18: Ok.</w:t>
      </w:r>
    </w:p>
  </w:comment>
  <w:comment w:author="Charles Pilson" w:id="54" w:date="2023-03-28T15:19:00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How will the error be resolved?</w:t>
      </w:r>
    </w:p>
  </w:comment>
  <w:comment w:author="Rashmita Nayak" w:id="55" w:date="2023-04-28T13:26:00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Error Handling described in section 3.3.</w:t>
      </w:r>
    </w:p>
  </w:comment>
  <w:comment w:author="Charles Pilson" w:id="146" w:date="2023-02-21T10:44:00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Please just add a section heading with this text and a TBD in it for now.</w:t>
      </w:r>
    </w:p>
  </w:comment>
  <w:comment w:author="Rashmita Nayak" w:id="147" w:date="2023-03-16T16:13:00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 Done.</w:t>
      </w:r>
    </w:p>
  </w:comment>
  <w:comment w:author="Charles Pilson" w:id="148" w:date="2023-03-28T16:12:00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Ok.</w:t>
      </w:r>
    </w:p>
  </w:comment>
  <w:comment w:author="Rashmita Nayak" w:id="149" w:date="2023-04-28T13:41:00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Snapshots are now added.</w:t>
      </w:r>
    </w:p>
  </w:comment>
  <w:comment w:author="Charles Pilson" w:id="111" w:date="2023-02-21T10:25:00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What exactly is this? Not sure I understand. Is it the overall UI, or specific to a System Admin role for managing and checking on the interfaces every morning?</w:t>
      </w:r>
    </w:p>
  </w:comment>
  <w:comment w:author="Rashmita Nayak" w:id="112" w:date="2023-03-02T10:54:00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Deighton-RN: The logs are currently in a log file. There is no separate UI.</w:t>
      </w:r>
    </w:p>
  </w:comment>
  <w:comment w:author="Charles Pilson" w:id="113" w:date="2023-03-28T16:20:00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 3/28: How will a user be able to mark a COST record that say failed to insert because a UNIT_CD was not yet manually added to dTIMS? Even if there is not UI, what would the mechanism be?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how would a System Admin change the scheduled run time of an interface to, say, an hour later to accommodate the OASIS run taking longer than expected.</w:t>
      </w:r>
    </w:p>
  </w:comment>
  <w:comment w:author="Rashmita Nayak" w:id="114" w:date="2023-04-28T13:46:00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Deighton RN: Error handling is described in Section 3.3. </w:t>
        <w:br w:type="textWrapping"/>
        <w:t xml:space="preserve">A system admin can schedule Integrations to run on at a different time after the file is generated. This is described in the Scheduling section 3.1.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CE" w15:done="0"/>
  <w15:commentEx w15:paraId="000002CF" w15:paraIdParent="000002CE" w15:done="0"/>
  <w15:commentEx w15:paraId="000002D0" w15:done="0"/>
  <w15:commentEx w15:paraId="000002D1" w15:paraIdParent="000002D0" w15:done="0"/>
  <w15:commentEx w15:paraId="000002D4" w15:done="0"/>
  <w15:commentEx w15:paraId="000002D5" w15:paraIdParent="000002D4" w15:done="0"/>
  <w15:commentEx w15:paraId="000002D6" w15:paraIdParent="000002D4" w15:done="0"/>
  <w15:commentEx w15:paraId="000002D7" w15:done="0"/>
  <w15:commentEx w15:paraId="000002D8" w15:paraIdParent="000002D7" w15:done="0"/>
  <w15:commentEx w15:paraId="000002D9" w15:paraIdParent="000002D7" w15:done="0"/>
  <w15:commentEx w15:paraId="000002DA" w15:done="0"/>
  <w15:commentEx w15:paraId="000002DB" w15:paraIdParent="000002DA" w15:done="0"/>
  <w15:commentEx w15:paraId="000002DC" w15:paraIdParent="000002DA" w15:done="0"/>
  <w15:commentEx w15:paraId="000002DD" w15:done="0"/>
  <w15:commentEx w15:paraId="000002DE" w15:paraIdParent="000002DD" w15:done="0"/>
  <w15:commentEx w15:paraId="000002DF" w15:paraIdParent="000002DD" w15:done="0"/>
  <w15:commentEx w15:paraId="000002E0" w15:paraIdParent="000002DD" w15:done="0"/>
  <w15:commentEx w15:paraId="000002E1" w15:paraIdParent="000002DD" w15:done="0"/>
  <w15:commentEx w15:paraId="000002E2" w15:paraIdParent="000002DD" w15:done="0"/>
  <w15:commentEx w15:paraId="000002E4" w15:done="0"/>
  <w15:commentEx w15:paraId="000002E5" w15:paraIdParent="000002E4" w15:done="0"/>
  <w15:commentEx w15:paraId="000002E6" w15:paraIdParent="000002E4" w15:done="0"/>
  <w15:commentEx w15:paraId="000002E7" w15:done="0"/>
  <w15:commentEx w15:paraId="000002E8" w15:paraIdParent="000002E7" w15:done="0"/>
  <w15:commentEx w15:paraId="000002E9" w15:paraIdParent="000002E7" w15:done="0"/>
  <w15:commentEx w15:paraId="000002EA" w15:paraIdParent="000002E7" w15:done="0"/>
  <w15:commentEx w15:paraId="000002EC" w15:done="0"/>
  <w15:commentEx w15:paraId="000002ED" w15:paraIdParent="000002EC" w15:done="0"/>
  <w15:commentEx w15:paraId="000002F4" w15:done="0"/>
  <w15:commentEx w15:paraId="000002F9" w15:paraIdParent="000002F4" w15:done="0"/>
  <w15:commentEx w15:paraId="000002FC" w15:paraIdParent="000002F4" w15:done="0"/>
  <w15:commentEx w15:paraId="000002FD" w15:paraIdParent="000002F4" w15:done="0"/>
  <w15:commentEx w15:paraId="000002FE" w15:done="0"/>
  <w15:commentEx w15:paraId="000002FF" w15:paraIdParent="000002FE" w15:done="0"/>
  <w15:commentEx w15:paraId="00000300" w15:done="0"/>
  <w15:commentEx w15:paraId="00000301" w15:paraIdParent="00000300" w15:done="0"/>
  <w15:commentEx w15:paraId="00000302" w15:paraIdParent="00000300" w15:done="0"/>
  <w15:commentEx w15:paraId="00000303" w15:paraIdParent="00000300" w15:done="0"/>
  <w15:commentEx w15:paraId="00000305" w15:done="0"/>
  <w15:commentEx w15:paraId="00000306" w15:paraIdParent="00000305" w15:done="0"/>
  <w15:commentEx w15:paraId="0000030A" w15:done="0"/>
  <w15:commentEx w15:paraId="0000030B" w15:paraIdParent="0000030A" w15:done="0"/>
  <w15:commentEx w15:paraId="0000030C" w15:paraIdParent="0000030A" w15:done="0"/>
  <w15:commentEx w15:paraId="0000030D" w15:paraIdParent="0000030A" w15:done="0"/>
  <w15:commentEx w15:paraId="0000030E" w15:paraIdParent="0000030A" w15:done="0"/>
  <w15:commentEx w15:paraId="0000030F" w15:done="0"/>
  <w15:commentEx w15:paraId="00000310" w15:paraIdParent="0000030F" w15:done="0"/>
  <w15:commentEx w15:paraId="00000311" w15:done="0"/>
  <w15:commentEx w15:paraId="00000312" w15:paraIdParent="00000311" w15:done="0"/>
  <w15:commentEx w15:paraId="00000313" w15:paraIdParent="00000311" w15:done="0"/>
  <w15:commentEx w15:paraId="00000314" w15:paraIdParent="00000311" w15:done="0"/>
  <w15:commentEx w15:paraId="00000318" w15:done="0"/>
  <w15:commentEx w15:paraId="00000319" w15:paraIdParent="00000318" w15:done="0"/>
  <w15:commentEx w15:paraId="0000031A" w15:done="0"/>
  <w15:commentEx w15:paraId="0000031B" w15:paraIdParent="0000031A" w15:done="0"/>
  <w15:commentEx w15:paraId="0000031C" w15:paraIdParent="0000031A" w15:done="0"/>
  <w15:commentEx w15:paraId="0000031D" w15:paraIdParent="0000031A" w15:done="0"/>
  <w15:commentEx w15:paraId="0000031E" w15:done="0"/>
  <w15:commentEx w15:paraId="0000031F" w15:paraIdParent="0000031E" w15:done="0"/>
  <w15:commentEx w15:paraId="00000320" w15:paraIdParent="0000031E" w15:done="0"/>
  <w15:commentEx w15:paraId="00000321" w15:paraIdParent="0000031E" w15:done="0"/>
  <w15:commentEx w15:paraId="00000322" w15:paraIdParent="0000031E" w15:done="0"/>
  <w15:commentEx w15:paraId="00000323" w15:paraIdParent="0000031E" w15:done="0"/>
  <w15:commentEx w15:paraId="00000324" w15:done="0"/>
  <w15:commentEx w15:paraId="00000325" w15:paraIdParent="00000324" w15:done="0"/>
  <w15:commentEx w15:paraId="00000326" w15:paraIdParent="00000324" w15:done="0"/>
  <w15:commentEx w15:paraId="00000327" w15:paraIdParent="00000324" w15:done="0"/>
  <w15:commentEx w15:paraId="00000328" w15:done="0"/>
  <w15:commentEx w15:paraId="00000329" w15:paraIdParent="00000328" w15:done="0"/>
  <w15:commentEx w15:paraId="0000032A" w15:paraIdParent="00000328" w15:done="0"/>
  <w15:commentEx w15:paraId="0000032D" w15:done="0"/>
  <w15:commentEx w15:paraId="0000032E" w15:paraIdParent="0000032D" w15:done="0"/>
  <w15:commentEx w15:paraId="0000032F" w15:paraIdParent="0000032D" w15:done="0"/>
  <w15:commentEx w15:paraId="00000330" w15:done="0"/>
  <w15:commentEx w15:paraId="00000331" w15:paraIdParent="00000330" w15:done="0"/>
  <w15:commentEx w15:paraId="00000332" w15:paraIdParent="00000330" w15:done="0"/>
  <w15:commentEx w15:paraId="00000333" w15:done="0"/>
  <w15:commentEx w15:paraId="00000334" w15:paraIdParent="00000333" w15:done="0"/>
  <w15:commentEx w15:paraId="00000335" w15:paraIdParent="00000333" w15:done="0"/>
  <w15:commentEx w15:paraId="00000336" w15:paraIdParent="00000333" w15:done="0"/>
  <w15:commentEx w15:paraId="00000337" w15:done="0"/>
  <w15:commentEx w15:paraId="00000338" w15:paraIdParent="00000337" w15:done="0"/>
  <w15:commentEx w15:paraId="0000033B" w15:done="0"/>
  <w15:commentEx w15:paraId="0000033C" w15:paraIdParent="0000033B" w15:done="0"/>
  <w15:commentEx w15:paraId="0000033D" w15:paraIdParent="0000033B" w15:done="0"/>
  <w15:commentEx w15:paraId="0000033E" w15:paraIdParent="0000033B" w15:done="0"/>
  <w15:commentEx w15:paraId="0000033F" w15:paraIdParent="0000033B" w15:done="0"/>
  <w15:commentEx w15:paraId="00000340" w15:done="0"/>
  <w15:commentEx w15:paraId="00000341" w15:paraIdParent="00000340" w15:done="0"/>
  <w15:commentEx w15:paraId="00000343" w15:done="0"/>
  <w15:commentEx w15:paraId="00000344" w15:paraIdParent="00000343" w15:done="0"/>
  <w15:commentEx w15:paraId="00000345" w15:done="0"/>
  <w15:commentEx w15:paraId="00000346" w15:paraIdParent="00000345" w15:done="0"/>
  <w15:commentEx w15:paraId="0000034C" w15:done="0"/>
  <w15:commentEx w15:paraId="0000034D" w15:paraIdParent="0000034C" w15:done="0"/>
  <w15:commentEx w15:paraId="0000034E" w15:paraIdParent="0000034C" w15:done="0"/>
  <w15:commentEx w15:paraId="0000034F" w15:paraIdParent="0000034C" w15:done="0"/>
  <w15:commentEx w15:paraId="00000350" w15:done="0"/>
  <w15:commentEx w15:paraId="00000351" w15:paraIdParent="00000350" w15:done="0"/>
  <w15:commentEx w15:paraId="00000352" w15:paraIdParent="00000350" w15:done="0"/>
  <w15:commentEx w15:paraId="00000353" w15:paraIdParent="00000350" w15:done="0"/>
  <w15:commentEx w15:paraId="00000354" w15:done="0"/>
  <w15:commentEx w15:paraId="00000355" w15:paraIdParent="00000354" w15:done="0"/>
  <w15:commentEx w15:paraId="00000356" w15:done="0"/>
  <w15:commentEx w15:paraId="00000357" w15:paraIdParent="00000356" w15:done="0"/>
  <w15:commentEx w15:paraId="0000035A" w15:done="0"/>
  <w15:commentEx w15:paraId="0000035B" w15:paraIdParent="0000035A" w15:done="0"/>
  <w15:commentEx w15:paraId="0000035C" w15:paraIdParent="0000035A" w15:done="0"/>
  <w15:commentEx w15:paraId="0000035D" w15:paraIdParent="0000035A" w15:done="0"/>
  <w15:commentEx w15:paraId="0000035F" w15:done="0"/>
  <w15:commentEx w15:paraId="00000360" w15:paraIdParent="0000035F" w15:done="0"/>
  <w15:commentEx w15:paraId="00000361" w15:done="0"/>
  <w15:commentEx w15:paraId="00000362" w15:done="0"/>
  <w15:commentEx w15:paraId="00000363" w15:paraIdParent="00000362" w15:done="0"/>
  <w15:commentEx w15:paraId="00000364" w15:done="0"/>
  <w15:commentEx w15:paraId="00000365" w15:paraIdParent="00000364" w15:done="0"/>
  <w15:commentEx w15:paraId="00000366" w15:paraIdParent="00000364" w15:done="0"/>
  <w15:commentEx w15:paraId="00000367" w15:done="0"/>
  <w15:commentEx w15:paraId="00000368" w15:paraIdParent="00000367" w15:done="0"/>
  <w15:commentEx w15:paraId="0000036B" w15:done="0"/>
  <w15:commentEx w15:paraId="0000036C" w15:paraIdParent="0000036B" w15:done="0"/>
  <w15:commentEx w15:paraId="0000036D" w15:paraIdParent="0000036B" w15:done="0"/>
  <w15:commentEx w15:paraId="0000036E" w15:done="0"/>
  <w15:commentEx w15:paraId="0000036F" w15:paraIdParent="0000036E" w15:done="0"/>
  <w15:commentEx w15:paraId="00000370" w15:paraIdParent="0000036E" w15:done="0"/>
  <w15:commentEx w15:paraId="00000371" w15:done="0"/>
  <w15:commentEx w15:paraId="00000372" w15:paraIdParent="00000371" w15:done="0"/>
  <w15:commentEx w15:paraId="00000377" w15:done="0"/>
  <w15:commentEx w15:paraId="00000378" w15:paraIdParent="00000377" w15:done="0"/>
  <w15:commentEx w15:paraId="00000387" w15:paraIdParent="00000377" w15:done="0"/>
  <w15:commentEx w15:paraId="00000388" w15:paraIdParent="00000377" w15:done="0"/>
  <w15:commentEx w15:paraId="00000389" w15:paraIdParent="00000377" w15:done="0"/>
  <w15:commentEx w15:paraId="0000038A" w15:done="0"/>
  <w15:commentEx w15:paraId="0000038B" w15:paraIdParent="0000038A" w15:done="0"/>
  <w15:commentEx w15:paraId="0000038E" w15:done="0"/>
  <w15:commentEx w15:paraId="0000038F" w15:paraIdParent="0000038E" w15:done="0"/>
  <w15:commentEx w15:paraId="00000390" w15:paraIdParent="0000038E" w15:done="0"/>
  <w15:commentEx w15:paraId="00000391" w15:done="0"/>
  <w15:commentEx w15:paraId="00000392" w15:paraIdParent="00000391" w15:done="0"/>
  <w15:commentEx w15:paraId="00000393" w15:paraIdParent="00000391" w15:done="0"/>
  <w15:commentEx w15:paraId="00000394" w15:done="0"/>
  <w15:commentEx w15:paraId="00000395" w15:paraIdParent="00000394" w15:done="0"/>
  <w15:commentEx w15:paraId="00000396" w15:done="0"/>
  <w15:commentEx w15:paraId="00000397" w15:paraIdParent="00000396" w15:done="0"/>
  <w15:commentEx w15:paraId="00000398" w15:paraIdParent="00000396" w15:done="0"/>
  <w15:commentEx w15:paraId="00000399" w15:paraIdParent="00000396" w15:done="0"/>
  <w15:commentEx w15:paraId="0000039A" w15:done="0"/>
  <w15:commentEx w15:paraId="0000039B" w15:paraIdParent="0000039A" w15:done="0"/>
  <w15:commentEx w15:paraId="0000039D" w15:paraIdParent="0000039A" w15:done="0"/>
  <w15:commentEx w15:paraId="0000039E" w15:paraIdParent="0000039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5">
    <w:pPr>
      <w:rPr>
        <w:rFonts w:ascii="Arial" w:cs="Arial" w:eastAsia="Arial" w:hAnsi="Arial"/>
        <w:b w:val="1"/>
        <w:color w:val="808080"/>
        <w:sz w:val="4"/>
        <w:szCs w:val="4"/>
      </w:rPr>
    </w:pPr>
    <w:bookmarkStart w:colFirst="0" w:colLast="0" w:name="_heading=h.odc9jc" w:id="136"/>
    <w:bookmarkEnd w:id="136"/>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3175321" cy="109855"/>
              <wp:effectExtent b="0" l="0" r="0" t="0"/>
              <wp:wrapNone/>
              <wp:docPr id="2077805889" name=""/>
              <a:graphic>
                <a:graphicData uri="http://schemas.microsoft.com/office/word/2010/wordprocessingShape">
                  <wps:wsp>
                    <wps:cNvSpPr/>
                    <wps:cNvPr id="10" name="Shape 10"/>
                    <wps:spPr>
                      <a:xfrm>
                        <a:off x="3771040" y="3737773"/>
                        <a:ext cx="3149921" cy="84455"/>
                      </a:xfrm>
                      <a:prstGeom prst="rect">
                        <a:avLst/>
                      </a:prstGeom>
                      <a:solidFill>
                        <a:srgbClr val="349DD7"/>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3175321" cy="109855"/>
              <wp:effectExtent b="0" l="0" r="0" t="0"/>
              <wp:wrapNone/>
              <wp:docPr id="2077805889"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3175321" cy="109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969969" cy="109855"/>
              <wp:effectExtent b="0" l="0" r="0" t="0"/>
              <wp:wrapNone/>
              <wp:docPr id="2077805881" name=""/>
              <a:graphic>
                <a:graphicData uri="http://schemas.microsoft.com/office/word/2010/wordprocessingShape">
                  <wps:wsp>
                    <wps:cNvSpPr/>
                    <wps:cNvPr id="2" name="Shape 2"/>
                    <wps:spPr>
                      <a:xfrm>
                        <a:off x="3873716" y="3737773"/>
                        <a:ext cx="2944569" cy="84455"/>
                      </a:xfrm>
                      <a:prstGeom prst="rect">
                        <a:avLst/>
                      </a:prstGeom>
                      <a:solidFill>
                        <a:srgbClr val="373435"/>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969969" cy="109855"/>
              <wp:effectExtent b="0" l="0" r="0" t="0"/>
              <wp:wrapNone/>
              <wp:docPr id="2077805881"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2969969" cy="109855"/>
                      </a:xfrm>
                      <a:prstGeom prst="rect"/>
                      <a:ln/>
                    </pic:spPr>
                  </pic:pic>
                </a:graphicData>
              </a:graphic>
            </wp:anchor>
          </w:drawing>
        </mc:Fallback>
      </mc:AlternateContent>
    </w:r>
  </w:p>
  <w:p w:rsidR="00000000" w:rsidDel="00000000" w:rsidP="00000000" w:rsidRDefault="00000000" w:rsidRPr="00000000" w14:paraId="000002C6">
    <w:pPr>
      <w:jc w:val="right"/>
      <w:rPr>
        <w:rFonts w:ascii="Calibri" w:cs="Calibri" w:eastAsia="Calibri" w:hAnsi="Calibri"/>
        <w:color w:val="808080"/>
        <w:sz w:val="16"/>
        <w:szCs w:val="16"/>
      </w:rPr>
    </w:pPr>
    <w:r w:rsidDel="00000000" w:rsidR="00000000" w:rsidRPr="00000000">
      <w:rPr>
        <w:rFonts w:ascii="Calibri" w:cs="Calibri" w:eastAsia="Calibri" w:hAnsi="Calibri"/>
        <w:color w:val="80808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7">
    <w:pPr>
      <w:spacing w:line="160" w:lineRule="auto"/>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8">
    <w:pPr>
      <w:rPr>
        <w:rFonts w:ascii="Arial" w:cs="Arial" w:eastAsia="Arial" w:hAnsi="Arial"/>
        <w:b w:val="1"/>
        <w:color w:val="808080"/>
        <w:sz w:val="4"/>
        <w:szCs w:val="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3175321" cy="109855"/>
              <wp:effectExtent b="0" l="0" r="0" t="0"/>
              <wp:wrapNone/>
              <wp:docPr id="2077805882" name=""/>
              <a:graphic>
                <a:graphicData uri="http://schemas.microsoft.com/office/word/2010/wordprocessingShape">
                  <wps:wsp>
                    <wps:cNvSpPr/>
                    <wps:cNvPr id="3" name="Shape 3"/>
                    <wps:spPr>
                      <a:xfrm>
                        <a:off x="3771040" y="3737773"/>
                        <a:ext cx="3149921" cy="84455"/>
                      </a:xfrm>
                      <a:prstGeom prst="rect">
                        <a:avLst/>
                      </a:prstGeom>
                      <a:solidFill>
                        <a:srgbClr val="349DD7"/>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3175321" cy="109855"/>
              <wp:effectExtent b="0" l="0" r="0" t="0"/>
              <wp:wrapNone/>
              <wp:docPr id="207780588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3175321" cy="109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969969" cy="109855"/>
              <wp:effectExtent b="0" l="0" r="0" t="0"/>
              <wp:wrapNone/>
              <wp:docPr id="2077805884" name=""/>
              <a:graphic>
                <a:graphicData uri="http://schemas.microsoft.com/office/word/2010/wordprocessingShape">
                  <wps:wsp>
                    <wps:cNvSpPr/>
                    <wps:cNvPr id="5" name="Shape 5"/>
                    <wps:spPr>
                      <a:xfrm>
                        <a:off x="3873716" y="3737773"/>
                        <a:ext cx="2944569" cy="84455"/>
                      </a:xfrm>
                      <a:prstGeom prst="rect">
                        <a:avLst/>
                      </a:prstGeom>
                      <a:solidFill>
                        <a:srgbClr val="373435"/>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969969" cy="109855"/>
              <wp:effectExtent b="0" l="0" r="0" t="0"/>
              <wp:wrapNone/>
              <wp:docPr id="2077805884"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2969969" cy="109855"/>
                      </a:xfrm>
                      <a:prstGeom prst="rect"/>
                      <a:ln/>
                    </pic:spPr>
                  </pic:pic>
                </a:graphicData>
              </a:graphic>
            </wp:anchor>
          </w:drawing>
        </mc:Fallback>
      </mc:AlternateContent>
    </w:r>
  </w:p>
  <w:p w:rsidR="00000000" w:rsidDel="00000000" w:rsidP="00000000" w:rsidRDefault="00000000" w:rsidRPr="00000000" w14:paraId="000002C9">
    <w:pPr>
      <w:jc w:val="right"/>
      <w:rPr>
        <w:rFonts w:ascii="Calibri" w:cs="Calibri" w:eastAsia="Calibri" w:hAnsi="Calibri"/>
        <w:color w:val="808080"/>
        <w:sz w:val="16"/>
        <w:szCs w:val="16"/>
      </w:rPr>
    </w:pPr>
    <w:r w:rsidDel="00000000" w:rsidR="00000000" w:rsidRPr="00000000">
      <w:rPr>
        <w:rFonts w:ascii="Calibri" w:cs="Calibri" w:eastAsia="Calibri" w:hAnsi="Calibri"/>
        <w:color w:val="80808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A">
    <w:pPr>
      <w:spacing w:line="160" w:lineRule="auto"/>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B">
    <w:pPr>
      <w:rPr>
        <w:rFonts w:ascii="Arial" w:cs="Arial" w:eastAsia="Arial" w:hAnsi="Arial"/>
        <w:b w:val="1"/>
        <w:color w:val="808080"/>
        <w:sz w:val="4"/>
        <w:szCs w:val="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3175321" cy="109855"/>
              <wp:effectExtent b="0" l="0" r="0" t="0"/>
              <wp:wrapNone/>
              <wp:docPr id="2077805887" name=""/>
              <a:graphic>
                <a:graphicData uri="http://schemas.microsoft.com/office/word/2010/wordprocessingShape">
                  <wps:wsp>
                    <wps:cNvSpPr/>
                    <wps:cNvPr id="8" name="Shape 8"/>
                    <wps:spPr>
                      <a:xfrm>
                        <a:off x="3771040" y="3737773"/>
                        <a:ext cx="3149921" cy="84455"/>
                      </a:xfrm>
                      <a:prstGeom prst="rect">
                        <a:avLst/>
                      </a:prstGeom>
                      <a:solidFill>
                        <a:srgbClr val="349DD7"/>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3175321" cy="109855"/>
              <wp:effectExtent b="0" l="0" r="0" t="0"/>
              <wp:wrapNone/>
              <wp:docPr id="2077805887"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3175321" cy="109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969969" cy="109855"/>
              <wp:effectExtent b="0" l="0" r="0" t="0"/>
              <wp:wrapNone/>
              <wp:docPr id="2077805883" name=""/>
              <a:graphic>
                <a:graphicData uri="http://schemas.microsoft.com/office/word/2010/wordprocessingShape">
                  <wps:wsp>
                    <wps:cNvSpPr/>
                    <wps:cNvPr id="4" name="Shape 4"/>
                    <wps:spPr>
                      <a:xfrm>
                        <a:off x="3873716" y="3737773"/>
                        <a:ext cx="2944569" cy="84455"/>
                      </a:xfrm>
                      <a:prstGeom prst="rect">
                        <a:avLst/>
                      </a:prstGeom>
                      <a:solidFill>
                        <a:srgbClr val="373435"/>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0</wp:posOffset>
              </wp:positionV>
              <wp:extent cx="2969969" cy="109855"/>
              <wp:effectExtent b="0" l="0" r="0" t="0"/>
              <wp:wrapNone/>
              <wp:docPr id="2077805883"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2969969" cy="109855"/>
                      </a:xfrm>
                      <a:prstGeom prst="rect"/>
                      <a:ln/>
                    </pic:spPr>
                  </pic:pic>
                </a:graphicData>
              </a:graphic>
            </wp:anchor>
          </w:drawing>
        </mc:Fallback>
      </mc:AlternateContent>
    </w:r>
  </w:p>
  <w:p w:rsidR="00000000" w:rsidDel="00000000" w:rsidP="00000000" w:rsidRDefault="00000000" w:rsidRPr="00000000" w14:paraId="000002CC">
    <w:pPr>
      <w:jc w:val="right"/>
      <w:rPr>
        <w:rFonts w:ascii="Calibri" w:cs="Calibri" w:eastAsia="Calibri" w:hAnsi="Calibri"/>
        <w:color w:val="808080"/>
        <w:sz w:val="16"/>
        <w:szCs w:val="16"/>
      </w:rPr>
    </w:pPr>
    <w:r w:rsidDel="00000000" w:rsidR="00000000" w:rsidRPr="00000000">
      <w:rPr>
        <w:rFonts w:ascii="Calibri" w:cs="Calibri" w:eastAsia="Calibri" w:hAnsi="Calibri"/>
        <w:color w:val="80808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bookmarkStart w:colFirst="0" w:colLast="0" w:name="_heading=h.2981zbj" w:id="135"/>
    <w:bookmarkEnd w:id="135"/>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101600</wp:posOffset>
              </wp:positionV>
              <wp:extent cx="3279877" cy="99695"/>
              <wp:effectExtent b="0" l="0" r="0" t="0"/>
              <wp:wrapNone/>
              <wp:docPr id="2077805892" name=""/>
              <a:graphic>
                <a:graphicData uri="http://schemas.microsoft.com/office/word/2010/wordprocessingShape">
                  <wps:wsp>
                    <wps:cNvSpPr/>
                    <wps:cNvPr id="13" name="Shape 13"/>
                    <wps:spPr>
                      <a:xfrm>
                        <a:off x="3718762" y="3742853"/>
                        <a:ext cx="3254477" cy="74295"/>
                      </a:xfrm>
                      <a:prstGeom prst="rect">
                        <a:avLst/>
                      </a:prstGeom>
                      <a:solidFill>
                        <a:srgbClr val="349DD7"/>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101600</wp:posOffset>
              </wp:positionV>
              <wp:extent cx="3279877" cy="99695"/>
              <wp:effectExtent b="0" l="0" r="0" t="0"/>
              <wp:wrapNone/>
              <wp:docPr id="2077805892"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3279877" cy="996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101600</wp:posOffset>
              </wp:positionV>
              <wp:extent cx="683260" cy="99695"/>
              <wp:effectExtent b="0" l="0" r="0" t="0"/>
              <wp:wrapNone/>
              <wp:docPr id="2077805890" name=""/>
              <a:graphic>
                <a:graphicData uri="http://schemas.microsoft.com/office/word/2010/wordprocessingShape">
                  <wps:wsp>
                    <wps:cNvSpPr/>
                    <wps:cNvPr id="11" name="Shape 11"/>
                    <wps:spPr>
                      <a:xfrm>
                        <a:off x="5017070" y="3742853"/>
                        <a:ext cx="657860" cy="74295"/>
                      </a:xfrm>
                      <a:prstGeom prst="rect">
                        <a:avLst/>
                      </a:prstGeom>
                      <a:solidFill>
                        <a:srgbClr val="349DD7"/>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101600</wp:posOffset>
              </wp:positionV>
              <wp:extent cx="683260" cy="99695"/>
              <wp:effectExtent b="0" l="0" r="0" t="0"/>
              <wp:wrapNone/>
              <wp:docPr id="2077805890" name="image51.png"/>
              <a:graphic>
                <a:graphicData uri="http://schemas.openxmlformats.org/drawingml/2006/picture">
                  <pic:pic>
                    <pic:nvPicPr>
                      <pic:cNvPr id="0" name="image51.png"/>
                      <pic:cNvPicPr preferRelativeResize="0"/>
                    </pic:nvPicPr>
                    <pic:blipFill>
                      <a:blip r:embed="rId2"/>
                      <a:srcRect/>
                      <a:stretch>
                        <a:fillRect/>
                      </a:stretch>
                    </pic:blipFill>
                    <pic:spPr>
                      <a:xfrm>
                        <a:off x="0" y="0"/>
                        <a:ext cx="683260" cy="996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835863</wp:posOffset>
          </wp:positionH>
          <wp:positionV relativeFrom="paragraph">
            <wp:posOffset>-59054</wp:posOffset>
          </wp:positionV>
          <wp:extent cx="1623695" cy="439420"/>
          <wp:effectExtent b="0" l="0" r="0" t="0"/>
          <wp:wrapNone/>
          <wp:docPr id="2077805903" name="image57.png"/>
          <a:graphic>
            <a:graphicData uri="http://schemas.openxmlformats.org/drawingml/2006/picture">
              <pic:pic>
                <pic:nvPicPr>
                  <pic:cNvPr id="0" name="image57.png"/>
                  <pic:cNvPicPr preferRelativeResize="0"/>
                </pic:nvPicPr>
                <pic:blipFill>
                  <a:blip r:embed="rId3"/>
                  <a:srcRect b="0" l="0" r="0" t="0"/>
                  <a:stretch>
                    <a:fillRect/>
                  </a:stretch>
                </pic:blipFill>
                <pic:spPr>
                  <a:xfrm>
                    <a:off x="0" y="0"/>
                    <a:ext cx="1623695" cy="4394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101600</wp:posOffset>
              </wp:positionV>
              <wp:extent cx="3279877" cy="99695"/>
              <wp:effectExtent b="0" l="0" r="0" t="0"/>
              <wp:wrapNone/>
              <wp:docPr id="2077805896" name=""/>
              <a:graphic>
                <a:graphicData uri="http://schemas.microsoft.com/office/word/2010/wordprocessingShape">
                  <wps:wsp>
                    <wps:cNvSpPr/>
                    <wps:cNvPr id="17" name="Shape 17"/>
                    <wps:spPr>
                      <a:xfrm>
                        <a:off x="3718762" y="3742853"/>
                        <a:ext cx="3254477" cy="74295"/>
                      </a:xfrm>
                      <a:prstGeom prst="rect">
                        <a:avLst/>
                      </a:prstGeom>
                      <a:solidFill>
                        <a:srgbClr val="349DD7"/>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101600</wp:posOffset>
              </wp:positionV>
              <wp:extent cx="3279877" cy="99695"/>
              <wp:effectExtent b="0" l="0" r="0" t="0"/>
              <wp:wrapNone/>
              <wp:docPr id="2077805896"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3279877" cy="996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101600</wp:posOffset>
              </wp:positionV>
              <wp:extent cx="683260" cy="99695"/>
              <wp:effectExtent b="0" l="0" r="0" t="0"/>
              <wp:wrapNone/>
              <wp:docPr id="2077805891" name=""/>
              <a:graphic>
                <a:graphicData uri="http://schemas.microsoft.com/office/word/2010/wordprocessingShape">
                  <wps:wsp>
                    <wps:cNvSpPr/>
                    <wps:cNvPr id="12" name="Shape 12"/>
                    <wps:spPr>
                      <a:xfrm>
                        <a:off x="5017070" y="3742853"/>
                        <a:ext cx="657860" cy="74295"/>
                      </a:xfrm>
                      <a:prstGeom prst="rect">
                        <a:avLst/>
                      </a:prstGeom>
                      <a:solidFill>
                        <a:srgbClr val="349DD7"/>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101600</wp:posOffset>
              </wp:positionV>
              <wp:extent cx="683260" cy="99695"/>
              <wp:effectExtent b="0" l="0" r="0" t="0"/>
              <wp:wrapNone/>
              <wp:docPr id="2077805891" name="image53.png"/>
              <a:graphic>
                <a:graphicData uri="http://schemas.openxmlformats.org/drawingml/2006/picture">
                  <pic:pic>
                    <pic:nvPicPr>
                      <pic:cNvPr id="0" name="image53.png"/>
                      <pic:cNvPicPr preferRelativeResize="0"/>
                    </pic:nvPicPr>
                    <pic:blipFill>
                      <a:blip r:embed="rId2"/>
                      <a:srcRect/>
                      <a:stretch>
                        <a:fillRect/>
                      </a:stretch>
                    </pic:blipFill>
                    <pic:spPr>
                      <a:xfrm>
                        <a:off x="0" y="0"/>
                        <a:ext cx="683260" cy="996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835863</wp:posOffset>
          </wp:positionH>
          <wp:positionV relativeFrom="paragraph">
            <wp:posOffset>-59054</wp:posOffset>
          </wp:positionV>
          <wp:extent cx="1623695" cy="439420"/>
          <wp:effectExtent b="0" l="0" r="0" t="0"/>
          <wp:wrapNone/>
          <wp:docPr descr="Shape&#10;&#10;Description automatically generated with medium confidence" id="2077805915" name="image57.png"/>
          <a:graphic>
            <a:graphicData uri="http://schemas.openxmlformats.org/drawingml/2006/picture">
              <pic:pic>
                <pic:nvPicPr>
                  <pic:cNvPr descr="Shape&#10;&#10;Description automatically generated with medium confidence" id="0" name="image57.png"/>
                  <pic:cNvPicPr preferRelativeResize="0"/>
                </pic:nvPicPr>
                <pic:blipFill>
                  <a:blip r:embed="rId3"/>
                  <a:srcRect b="0" l="0" r="0" t="0"/>
                  <a:stretch>
                    <a:fillRect/>
                  </a:stretch>
                </pic:blipFill>
                <pic:spPr>
                  <a:xfrm>
                    <a:off x="0" y="0"/>
                    <a:ext cx="1623695" cy="43942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101600</wp:posOffset>
              </wp:positionV>
              <wp:extent cx="3279877" cy="99695"/>
              <wp:effectExtent b="0" l="0" r="0" t="0"/>
              <wp:wrapNone/>
              <wp:docPr id="2077805885" name=""/>
              <a:graphic>
                <a:graphicData uri="http://schemas.microsoft.com/office/word/2010/wordprocessingShape">
                  <wps:wsp>
                    <wps:cNvSpPr/>
                    <wps:cNvPr id="6" name="Shape 6"/>
                    <wps:spPr>
                      <a:xfrm>
                        <a:off x="3718762" y="3742853"/>
                        <a:ext cx="3254477" cy="74295"/>
                      </a:xfrm>
                      <a:prstGeom prst="rect">
                        <a:avLst/>
                      </a:prstGeom>
                      <a:solidFill>
                        <a:srgbClr val="349DD7"/>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101600</wp:posOffset>
              </wp:positionV>
              <wp:extent cx="3279877" cy="99695"/>
              <wp:effectExtent b="0" l="0" r="0" t="0"/>
              <wp:wrapNone/>
              <wp:docPr id="2077805885"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3279877" cy="996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101600</wp:posOffset>
              </wp:positionV>
              <wp:extent cx="683260" cy="99695"/>
              <wp:effectExtent b="0" l="0" r="0" t="0"/>
              <wp:wrapNone/>
              <wp:docPr id="2077805894" name=""/>
              <a:graphic>
                <a:graphicData uri="http://schemas.microsoft.com/office/word/2010/wordprocessingShape">
                  <wps:wsp>
                    <wps:cNvSpPr/>
                    <wps:cNvPr id="15" name="Shape 15"/>
                    <wps:spPr>
                      <a:xfrm>
                        <a:off x="5017070" y="3742853"/>
                        <a:ext cx="657860" cy="74295"/>
                      </a:xfrm>
                      <a:prstGeom prst="rect">
                        <a:avLst/>
                      </a:prstGeom>
                      <a:solidFill>
                        <a:srgbClr val="349DD7"/>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101600</wp:posOffset>
              </wp:positionV>
              <wp:extent cx="683260" cy="99695"/>
              <wp:effectExtent b="0" l="0" r="0" t="0"/>
              <wp:wrapNone/>
              <wp:docPr id="2077805894" name="image65.png"/>
              <a:graphic>
                <a:graphicData uri="http://schemas.openxmlformats.org/drawingml/2006/picture">
                  <pic:pic>
                    <pic:nvPicPr>
                      <pic:cNvPr id="0" name="image65.png"/>
                      <pic:cNvPicPr preferRelativeResize="0"/>
                    </pic:nvPicPr>
                    <pic:blipFill>
                      <a:blip r:embed="rId2"/>
                      <a:srcRect/>
                      <a:stretch>
                        <a:fillRect/>
                      </a:stretch>
                    </pic:blipFill>
                    <pic:spPr>
                      <a:xfrm>
                        <a:off x="0" y="0"/>
                        <a:ext cx="683260" cy="996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835863</wp:posOffset>
          </wp:positionH>
          <wp:positionV relativeFrom="paragraph">
            <wp:posOffset>-59054</wp:posOffset>
          </wp:positionV>
          <wp:extent cx="1623695" cy="439420"/>
          <wp:effectExtent b="0" l="0" r="0" t="0"/>
          <wp:wrapNone/>
          <wp:docPr descr="Shape&#10;&#10;Description automatically generated with medium confidence" id="2077805920" name="image57.png"/>
          <a:graphic>
            <a:graphicData uri="http://schemas.openxmlformats.org/drawingml/2006/picture">
              <pic:pic>
                <pic:nvPicPr>
                  <pic:cNvPr descr="Shape&#10;&#10;Description automatically generated with medium confidence" id="0" name="image57.png"/>
                  <pic:cNvPicPr preferRelativeResize="0"/>
                </pic:nvPicPr>
                <pic:blipFill>
                  <a:blip r:embed="rId3"/>
                  <a:srcRect b="0" l="0" r="0" t="0"/>
                  <a:stretch>
                    <a:fillRect/>
                  </a:stretch>
                </pic:blipFill>
                <pic:spPr>
                  <a:xfrm>
                    <a:off x="0" y="0"/>
                    <a:ext cx="1623695" cy="43942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349dd7"/>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835863</wp:posOffset>
          </wp:positionH>
          <wp:positionV relativeFrom="paragraph">
            <wp:posOffset>-59054</wp:posOffset>
          </wp:positionV>
          <wp:extent cx="1623695" cy="439420"/>
          <wp:effectExtent b="0" l="0" r="0" t="0"/>
          <wp:wrapNone/>
          <wp:docPr descr="Shape&#10;&#10;Description automatically generated with medium confidence" id="2077805938" name="image57.png"/>
          <a:graphic>
            <a:graphicData uri="http://schemas.openxmlformats.org/drawingml/2006/picture">
              <pic:pic>
                <pic:nvPicPr>
                  <pic:cNvPr descr="Shape&#10;&#10;Description automatically generated with medium confidence" id="0" name="image57.png"/>
                  <pic:cNvPicPr preferRelativeResize="0"/>
                </pic:nvPicPr>
                <pic:blipFill>
                  <a:blip r:embed="rId1"/>
                  <a:srcRect b="0" l="0" r="0" t="0"/>
                  <a:stretch>
                    <a:fillRect/>
                  </a:stretch>
                </pic:blipFill>
                <pic:spPr>
                  <a:xfrm>
                    <a:off x="0" y="0"/>
                    <a:ext cx="1623695" cy="43942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101600</wp:posOffset>
              </wp:positionV>
              <wp:extent cx="3279877" cy="99695"/>
              <wp:effectExtent b="0" l="0" r="0" t="0"/>
              <wp:wrapNone/>
              <wp:docPr id="2077805886" name=""/>
              <a:graphic>
                <a:graphicData uri="http://schemas.microsoft.com/office/word/2010/wordprocessingShape">
                  <wps:wsp>
                    <wps:cNvSpPr/>
                    <wps:cNvPr id="7" name="Shape 7"/>
                    <wps:spPr>
                      <a:xfrm>
                        <a:off x="3718762" y="3742853"/>
                        <a:ext cx="3254477" cy="74295"/>
                      </a:xfrm>
                      <a:prstGeom prst="rect">
                        <a:avLst/>
                      </a:prstGeom>
                      <a:solidFill>
                        <a:srgbClr val="349DD7"/>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101600</wp:posOffset>
              </wp:positionV>
              <wp:extent cx="3279877" cy="99695"/>
              <wp:effectExtent b="0" l="0" r="0" t="0"/>
              <wp:wrapNone/>
              <wp:docPr id="2077805886" name="image46.png"/>
              <a:graphic>
                <a:graphicData uri="http://schemas.openxmlformats.org/drawingml/2006/picture">
                  <pic:pic>
                    <pic:nvPicPr>
                      <pic:cNvPr id="0" name="image46.png"/>
                      <pic:cNvPicPr preferRelativeResize="0"/>
                    </pic:nvPicPr>
                    <pic:blipFill>
                      <a:blip r:embed="rId2"/>
                      <a:srcRect/>
                      <a:stretch>
                        <a:fillRect/>
                      </a:stretch>
                    </pic:blipFill>
                    <pic:spPr>
                      <a:xfrm>
                        <a:off x="0" y="0"/>
                        <a:ext cx="3279877" cy="996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101600</wp:posOffset>
              </wp:positionV>
              <wp:extent cx="683260" cy="99695"/>
              <wp:effectExtent b="0" l="0" r="0" t="0"/>
              <wp:wrapNone/>
              <wp:docPr id="2077805893" name=""/>
              <a:graphic>
                <a:graphicData uri="http://schemas.microsoft.com/office/word/2010/wordprocessingShape">
                  <wps:wsp>
                    <wps:cNvSpPr/>
                    <wps:cNvPr id="14" name="Shape 14"/>
                    <wps:spPr>
                      <a:xfrm>
                        <a:off x="5017070" y="3742853"/>
                        <a:ext cx="657860" cy="74295"/>
                      </a:xfrm>
                      <a:prstGeom prst="rect">
                        <a:avLst/>
                      </a:prstGeom>
                      <a:solidFill>
                        <a:srgbClr val="349DD7"/>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101600</wp:posOffset>
              </wp:positionV>
              <wp:extent cx="683260" cy="99695"/>
              <wp:effectExtent b="0" l="0" r="0" t="0"/>
              <wp:wrapNone/>
              <wp:docPr id="2077805893" name="image64.png"/>
              <a:graphic>
                <a:graphicData uri="http://schemas.openxmlformats.org/drawingml/2006/picture">
                  <pic:pic>
                    <pic:nvPicPr>
                      <pic:cNvPr id="0" name="image64.png"/>
                      <pic:cNvPicPr preferRelativeResize="0"/>
                    </pic:nvPicPr>
                    <pic:blipFill>
                      <a:blip r:embed="rId3"/>
                      <a:srcRect/>
                      <a:stretch>
                        <a:fillRect/>
                      </a:stretch>
                    </pic:blipFill>
                    <pic:spPr>
                      <a:xfrm>
                        <a:off x="0" y="0"/>
                        <a:ext cx="683260" cy="9969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360" w:lineRule="auto"/>
      <w:ind w:left="432" w:hanging="432"/>
    </w:pPr>
    <w:rPr>
      <w:b w:val="1"/>
      <w:color w:val="349dd7"/>
      <w:sz w:val="28"/>
      <w:szCs w:val="28"/>
    </w:rPr>
  </w:style>
  <w:style w:type="paragraph" w:styleId="Heading2">
    <w:name w:val="heading 2"/>
    <w:basedOn w:val="Normal"/>
    <w:next w:val="Normal"/>
    <w:pPr>
      <w:keepNext w:val="1"/>
      <w:keepLines w:val="1"/>
      <w:spacing w:before="160" w:lineRule="auto"/>
      <w:ind w:left="576" w:hanging="576"/>
    </w:pPr>
    <w:rPr>
      <w:color w:val="349dd7"/>
      <w:sz w:val="24"/>
      <w:szCs w:val="24"/>
    </w:rPr>
  </w:style>
  <w:style w:type="paragraph" w:styleId="Heading3">
    <w:name w:val="heading 3"/>
    <w:basedOn w:val="Normal"/>
    <w:next w:val="Normal"/>
    <w:pPr>
      <w:keepNext w:val="1"/>
      <w:keepLines w:val="1"/>
      <w:spacing w:after="240" w:before="160" w:lineRule="auto"/>
      <w:ind w:left="720" w:hanging="720"/>
    </w:pPr>
    <w:rPr>
      <w:rFonts w:ascii="Calibri" w:cs="Calibri" w:eastAsia="Calibri" w:hAnsi="Calibri"/>
      <w:color w:val="349dd7"/>
      <w:sz w:val="24"/>
      <w:szCs w:val="24"/>
    </w:rPr>
  </w:style>
  <w:style w:type="paragraph" w:styleId="Heading4">
    <w:name w:val="heading 4"/>
    <w:basedOn w:val="Normal"/>
    <w:next w:val="Normal"/>
    <w:pPr>
      <w:keepNext w:val="1"/>
      <w:keepLines w:val="1"/>
      <w:spacing w:before="40" w:lineRule="auto"/>
    </w:pPr>
    <w:rPr>
      <w:i w:val="1"/>
      <w:color w:val="349dd7"/>
    </w:rPr>
  </w:style>
  <w:style w:type="paragraph" w:styleId="Heading5">
    <w:name w:val="heading 5"/>
    <w:basedOn w:val="Normal"/>
    <w:next w:val="Normal"/>
    <w:pPr>
      <w:keepNext w:val="1"/>
      <w:keepLines w:val="1"/>
      <w:spacing w:before="40" w:lineRule="auto"/>
      <w:ind w:left="4680" w:hanging="360"/>
    </w:pPr>
    <w:rPr>
      <w:color w:val="349dd7"/>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1196C"/>
    <w:pPr>
      <w:widowControl w:val="0"/>
      <w:autoSpaceDE w:val="0"/>
      <w:autoSpaceDN w:val="0"/>
      <w:spacing w:after="120" w:before="120"/>
    </w:pPr>
    <w:rPr>
      <w:rFonts w:ascii="Calibri" w:cs="Calibri" w:eastAsia="Calibri" w:hAnsi="Calibri"/>
      <w:sz w:val="22"/>
      <w:szCs w:val="22"/>
      <w:lang w:eastAsia="en-US" w:val="en-US"/>
    </w:rPr>
  </w:style>
  <w:style w:type="paragraph" w:styleId="Heading1">
    <w:name w:val="heading 1"/>
    <w:basedOn w:val="Normal"/>
    <w:next w:val="Normal"/>
    <w:link w:val="Heading1Char"/>
    <w:autoRedefine w:val="1"/>
    <w:qFormat w:val="1"/>
    <w:rsid w:val="00A736C0"/>
    <w:pPr>
      <w:keepNext w:val="1"/>
      <w:keepLines w:val="1"/>
      <w:numPr>
        <w:numId w:val="1"/>
      </w:numPr>
      <w:spacing w:before="240" w:line="360" w:lineRule="auto"/>
      <w:outlineLvl w:val="0"/>
    </w:pPr>
    <w:rPr>
      <w:rFonts w:cstheme="majorBidi" w:eastAsiaTheme="majorEastAsia"/>
      <w:b w:val="1"/>
      <w:color w:val="349dd7"/>
      <w:sz w:val="28"/>
      <w:szCs w:val="32"/>
    </w:rPr>
  </w:style>
  <w:style w:type="paragraph" w:styleId="Heading2">
    <w:name w:val="heading 2"/>
    <w:basedOn w:val="Normal"/>
    <w:next w:val="Normal"/>
    <w:link w:val="Heading2Char"/>
    <w:autoRedefine w:val="1"/>
    <w:unhideWhenUsed w:val="1"/>
    <w:qFormat w:val="1"/>
    <w:rsid w:val="001F10B6"/>
    <w:pPr>
      <w:keepNext w:val="1"/>
      <w:keepLines w:val="1"/>
      <w:numPr>
        <w:ilvl w:val="1"/>
        <w:numId w:val="1"/>
      </w:numPr>
      <w:spacing w:before="160"/>
      <w:outlineLvl w:val="1"/>
    </w:pPr>
    <w:rPr>
      <w:rFonts w:eastAsia="Times New Roman"/>
      <w:color w:val="349dd7"/>
      <w:sz w:val="24"/>
      <w:szCs w:val="24"/>
      <w:lang w:eastAsia="en-CA" w:val="en-CA"/>
    </w:rPr>
  </w:style>
  <w:style w:type="paragraph" w:styleId="Heading3">
    <w:name w:val="heading 3"/>
    <w:basedOn w:val="Normal"/>
    <w:next w:val="Normal"/>
    <w:link w:val="Heading3Char"/>
    <w:autoRedefine w:val="1"/>
    <w:uiPriority w:val="9"/>
    <w:unhideWhenUsed w:val="1"/>
    <w:qFormat w:val="1"/>
    <w:rsid w:val="008A6463"/>
    <w:pPr>
      <w:keepNext w:val="1"/>
      <w:keepLines w:val="1"/>
      <w:numPr>
        <w:ilvl w:val="2"/>
        <w:numId w:val="1"/>
      </w:numPr>
      <w:spacing w:after="240" w:before="160"/>
      <w:outlineLvl w:val="2"/>
    </w:pPr>
    <w:rPr>
      <w:rFonts w:asciiTheme="minorHAnsi" w:cstheme="minorHAnsi" w:eastAsiaTheme="majorEastAsia" w:hAnsiTheme="minorHAnsi"/>
      <w:color w:val="349dd7"/>
      <w:sz w:val="24"/>
    </w:rPr>
  </w:style>
  <w:style w:type="paragraph" w:styleId="Heading4">
    <w:name w:val="heading 4"/>
    <w:basedOn w:val="Normal"/>
    <w:next w:val="Normal"/>
    <w:link w:val="Heading4Char"/>
    <w:autoRedefine w:val="1"/>
    <w:unhideWhenUsed w:val="1"/>
    <w:qFormat w:val="1"/>
    <w:rsid w:val="00533089"/>
    <w:pPr>
      <w:keepNext w:val="1"/>
      <w:keepLines w:val="1"/>
      <w:spacing w:before="40"/>
      <w:outlineLvl w:val="3"/>
    </w:pPr>
    <w:rPr>
      <w:rFonts w:cstheme="majorBidi" w:eastAsiaTheme="majorEastAsia"/>
      <w:i w:val="1"/>
      <w:iCs w:val="1"/>
      <w:color w:val="349dd7"/>
    </w:rPr>
  </w:style>
  <w:style w:type="paragraph" w:styleId="Heading5">
    <w:name w:val="heading 5"/>
    <w:basedOn w:val="Normal"/>
    <w:next w:val="Normal"/>
    <w:link w:val="Heading5Char"/>
    <w:autoRedefine w:val="1"/>
    <w:unhideWhenUsed w:val="1"/>
    <w:rsid w:val="00C345D8"/>
    <w:pPr>
      <w:keepNext w:val="1"/>
      <w:keepLines w:val="1"/>
      <w:numPr>
        <w:ilvl w:val="4"/>
        <w:numId w:val="4"/>
      </w:numPr>
      <w:spacing w:before="40"/>
      <w:outlineLvl w:val="4"/>
    </w:pPr>
    <w:rPr>
      <w:rFonts w:cstheme="majorBidi" w:eastAsiaTheme="majorEastAsia"/>
      <w:color w:val="349dd7"/>
    </w:rPr>
  </w:style>
  <w:style w:type="paragraph" w:styleId="Heading6">
    <w:name w:val="heading 6"/>
    <w:basedOn w:val="Normal"/>
    <w:next w:val="Normal"/>
    <w:link w:val="Heading6Char"/>
    <w:unhideWhenUsed w:val="1"/>
    <w:rsid w:val="00C345D8"/>
    <w:pPr>
      <w:keepNext w:val="1"/>
      <w:keepLines w:val="1"/>
      <w:numPr>
        <w:ilvl w:val="5"/>
        <w:numId w:val="1"/>
      </w:numPr>
      <w:spacing w:before="40"/>
      <w:outlineLvl w:val="5"/>
    </w:pPr>
    <w:rPr>
      <w:rFonts w:asciiTheme="majorHAnsi" w:cstheme="majorBidi" w:eastAsiaTheme="majorEastAsia" w:hAnsiTheme="majorHAnsi"/>
      <w:color w:val="243f60" w:themeColor="accent1" w:themeShade="00007F"/>
    </w:rPr>
  </w:style>
  <w:style w:type="paragraph" w:styleId="Heading7">
    <w:name w:val="heading 7"/>
    <w:basedOn w:val="Normal"/>
    <w:next w:val="Normal"/>
    <w:link w:val="Heading7Char"/>
    <w:unhideWhenUsed w:val="1"/>
    <w:rsid w:val="00C345D8"/>
    <w:pPr>
      <w:keepNext w:val="1"/>
      <w:keepLines w:val="1"/>
      <w:numPr>
        <w:ilvl w:val="6"/>
        <w:numId w:val="1"/>
      </w:numPr>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semiHidden w:val="1"/>
    <w:unhideWhenUsed w:val="1"/>
    <w:rsid w:val="007D073C"/>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semiHidden w:val="1"/>
    <w:unhideWhenUsed w:val="1"/>
    <w:qFormat w:val="1"/>
    <w:rsid w:val="007D073C"/>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qFormat w:val="1"/>
    <w:rsid w:val="006149C9"/>
    <w:rPr>
      <w:rFonts w:asciiTheme="minorHAnsi" w:hAnsiTheme="minorHAnsi"/>
      <w:color w:val="349dd7"/>
      <w:sz w:val="24"/>
      <w:u w:val="single"/>
    </w:rPr>
  </w:style>
  <w:style w:type="paragraph" w:styleId="Header">
    <w:name w:val="header"/>
    <w:basedOn w:val="TOCHeading"/>
    <w:link w:val="HeaderChar"/>
    <w:qFormat w:val="1"/>
    <w:rsid w:val="00AA16B3"/>
  </w:style>
  <w:style w:type="paragraph" w:styleId="Footer">
    <w:name w:val="footer"/>
    <w:basedOn w:val="Normal"/>
    <w:link w:val="FooterChar"/>
    <w:uiPriority w:val="99"/>
    <w:rsid w:val="004B29E8"/>
    <w:pPr>
      <w:tabs>
        <w:tab w:val="center" w:pos="4320"/>
        <w:tab w:val="right" w:pos="8640"/>
      </w:tabs>
    </w:pPr>
  </w:style>
  <w:style w:type="paragraph" w:styleId="BalloonText">
    <w:name w:val="Balloon Text"/>
    <w:basedOn w:val="Normal"/>
    <w:link w:val="BalloonTextChar"/>
    <w:autoRedefine w:val="1"/>
    <w:qFormat w:val="1"/>
    <w:rsid w:val="00C345D8"/>
    <w:rPr>
      <w:rFonts w:cs="Tahoma" w:asciiTheme="minorHAnsi" w:hAnsiTheme="minorHAnsi"/>
      <w:sz w:val="18"/>
      <w:szCs w:val="16"/>
    </w:rPr>
  </w:style>
  <w:style w:type="character" w:styleId="BalloonTextChar" w:customStyle="1">
    <w:name w:val="Balloon Text Char"/>
    <w:basedOn w:val="DefaultParagraphFont"/>
    <w:link w:val="BalloonText"/>
    <w:rsid w:val="00C345D8"/>
    <w:rPr>
      <w:rFonts w:cs="Tahoma" w:eastAsia="Calibri" w:asciiTheme="minorHAnsi" w:hAnsiTheme="minorHAnsi"/>
      <w:sz w:val="18"/>
      <w:szCs w:val="16"/>
      <w:lang w:eastAsia="en-US" w:val="en-US"/>
    </w:rPr>
  </w:style>
  <w:style w:type="character" w:styleId="UnresolvedMention">
    <w:name w:val="Unresolved Mention"/>
    <w:basedOn w:val="DefaultParagraphFont"/>
    <w:uiPriority w:val="99"/>
    <w:semiHidden w:val="1"/>
    <w:unhideWhenUsed w:val="1"/>
    <w:rsid w:val="00F63282"/>
    <w:rPr>
      <w:color w:val="605e5c"/>
      <w:shd w:color="auto" w:fill="e1dfdd" w:val="clear"/>
    </w:rPr>
  </w:style>
  <w:style w:type="character" w:styleId="Heading1Char" w:customStyle="1">
    <w:name w:val="Heading 1 Char"/>
    <w:basedOn w:val="DefaultParagraphFont"/>
    <w:link w:val="Heading1"/>
    <w:rsid w:val="00A736C0"/>
    <w:rPr>
      <w:rFonts w:ascii="Calibri" w:hAnsi="Calibri" w:cstheme="majorBidi" w:eastAsiaTheme="majorEastAsia"/>
      <w:b w:val="1"/>
      <w:color w:val="349dd7"/>
      <w:sz w:val="28"/>
      <w:szCs w:val="32"/>
      <w:lang w:eastAsia="en-US" w:val="en-US"/>
    </w:rPr>
  </w:style>
  <w:style w:type="character" w:styleId="StyleBodyCalibri" w:customStyle="1">
    <w:name w:val="Style +Body (Calibri)"/>
    <w:basedOn w:val="DefaultParagraphFont"/>
    <w:rsid w:val="006149C9"/>
    <w:rPr>
      <w:rFonts w:asciiTheme="minorHAnsi" w:hAnsiTheme="minorHAnsi"/>
      <w:color w:val="373435"/>
      <w:sz w:val="24"/>
    </w:rPr>
  </w:style>
  <w:style w:type="character" w:styleId="Heading2Char" w:customStyle="1">
    <w:name w:val="Heading 2 Char"/>
    <w:basedOn w:val="DefaultParagraphFont"/>
    <w:link w:val="Heading2"/>
    <w:rsid w:val="001F10B6"/>
    <w:rPr>
      <w:rFonts w:ascii="Calibri" w:cs="Calibri" w:hAnsi="Calibri"/>
      <w:color w:val="349dd7"/>
      <w:sz w:val="24"/>
      <w:szCs w:val="24"/>
    </w:rPr>
  </w:style>
  <w:style w:type="character" w:styleId="Emphasis">
    <w:name w:val="Emphasis"/>
    <w:basedOn w:val="DefaultParagraphFont"/>
    <w:qFormat w:val="1"/>
    <w:rsid w:val="006149C9"/>
    <w:rPr>
      <w:rFonts w:ascii="Calibri" w:hAnsi="Calibri"/>
      <w:i w:val="1"/>
      <w:iCs w:val="1"/>
    </w:rPr>
  </w:style>
  <w:style w:type="character" w:styleId="Strong">
    <w:name w:val="Strong"/>
    <w:basedOn w:val="DefaultParagraphFont"/>
    <w:uiPriority w:val="22"/>
    <w:qFormat w:val="1"/>
    <w:rsid w:val="006149C9"/>
    <w:rPr>
      <w:rFonts w:ascii="Calibri" w:hAnsi="Calibri"/>
      <w:b w:val="1"/>
      <w:bCs w:val="1"/>
    </w:rPr>
  </w:style>
  <w:style w:type="paragraph" w:styleId="Subtitle">
    <w:name w:val="Subtitle"/>
    <w:basedOn w:val="Normal"/>
    <w:next w:val="Normal"/>
    <w:link w:val="SubtitleChar"/>
    <w:qFormat w:val="1"/>
    <w:rsid w:val="006149C9"/>
    <w:pPr>
      <w:numPr>
        <w:ilvl w:val="1"/>
      </w:numPr>
      <w:spacing w:after="160"/>
    </w:pPr>
    <w:rPr>
      <w:rFonts w:asciiTheme="minorHAnsi" w:cstheme="minorBidi" w:eastAsiaTheme="minorEastAsia" w:hAnsiTheme="minorHAnsi"/>
      <w:color w:val="5a5a5a" w:themeColor="text1" w:themeTint="0000A5"/>
      <w:spacing w:val="15"/>
    </w:rPr>
  </w:style>
  <w:style w:type="character" w:styleId="SubtitleChar" w:customStyle="1">
    <w:name w:val="Subtitle Char"/>
    <w:basedOn w:val="DefaultParagraphFont"/>
    <w:link w:val="Subtitle"/>
    <w:rsid w:val="006149C9"/>
    <w:rPr>
      <w:rFonts w:asciiTheme="minorHAnsi" w:cstheme="minorBidi" w:eastAsiaTheme="minorEastAsia" w:hAnsiTheme="minorHAnsi"/>
      <w:color w:val="5a5a5a" w:themeColor="text1" w:themeTint="0000A5"/>
      <w:spacing w:val="15"/>
      <w:sz w:val="22"/>
      <w:szCs w:val="22"/>
      <w:lang w:eastAsia="en-US" w:val="en-US"/>
    </w:rPr>
  </w:style>
  <w:style w:type="character" w:styleId="SubtleReference">
    <w:name w:val="Subtle Reference"/>
    <w:basedOn w:val="DefaultParagraphFont"/>
    <w:uiPriority w:val="31"/>
    <w:qFormat w:val="1"/>
    <w:rsid w:val="00121EEA"/>
    <w:rPr>
      <w:rFonts w:ascii="Calibri" w:hAnsi="Calibri"/>
      <w:smallCaps w:val="1"/>
      <w:color w:val="5a5a5a" w:themeColor="text1" w:themeTint="0000A5"/>
    </w:rPr>
  </w:style>
  <w:style w:type="character" w:styleId="IntenseReference">
    <w:name w:val="Intense Reference"/>
    <w:basedOn w:val="DefaultParagraphFont"/>
    <w:uiPriority w:val="32"/>
    <w:qFormat w:val="1"/>
    <w:rsid w:val="00121EEA"/>
    <w:rPr>
      <w:rFonts w:ascii="Calibri" w:hAnsi="Calibri"/>
      <w:b w:val="1"/>
      <w:bCs w:val="1"/>
      <w:smallCaps w:val="1"/>
      <w:color w:val="349dd7"/>
      <w:spacing w:val="5"/>
    </w:rPr>
  </w:style>
  <w:style w:type="paragraph" w:styleId="IntenseQuote">
    <w:name w:val="Intense Quote"/>
    <w:basedOn w:val="Normal"/>
    <w:next w:val="Normal"/>
    <w:link w:val="IntenseQuoteChar"/>
    <w:autoRedefine w:val="1"/>
    <w:uiPriority w:val="30"/>
    <w:qFormat w:val="1"/>
    <w:rsid w:val="00121EEA"/>
    <w:pPr>
      <w:pBdr>
        <w:top w:color="4f81bd" w:space="10" w:sz="4" w:themeColor="accent1" w:val="single"/>
        <w:bottom w:color="4f81bd" w:space="10" w:sz="4" w:themeColor="accent1" w:val="single"/>
      </w:pBdr>
      <w:spacing w:after="360" w:before="360"/>
      <w:ind w:left="864" w:right="864"/>
      <w:jc w:val="center"/>
    </w:pPr>
    <w:rPr>
      <w:i w:val="1"/>
      <w:iCs w:val="1"/>
      <w:color w:val="349dd7"/>
    </w:rPr>
  </w:style>
  <w:style w:type="character" w:styleId="IntenseQuoteChar" w:customStyle="1">
    <w:name w:val="Intense Quote Char"/>
    <w:basedOn w:val="DefaultParagraphFont"/>
    <w:link w:val="IntenseQuote"/>
    <w:uiPriority w:val="30"/>
    <w:rsid w:val="00121EEA"/>
    <w:rPr>
      <w:rFonts w:ascii="Calibri" w:hAnsi="Calibri"/>
      <w:i w:val="1"/>
      <w:iCs w:val="1"/>
      <w:color w:val="349dd7"/>
      <w:sz w:val="24"/>
      <w:szCs w:val="24"/>
      <w:lang w:eastAsia="en-US" w:val="en-US"/>
    </w:rPr>
  </w:style>
  <w:style w:type="character" w:styleId="IntenseEmphasis">
    <w:name w:val="Intense Emphasis"/>
    <w:basedOn w:val="DefaultParagraphFont"/>
    <w:uiPriority w:val="21"/>
    <w:qFormat w:val="1"/>
    <w:rsid w:val="00121EEA"/>
    <w:rPr>
      <w:rFonts w:ascii="Calibri" w:hAnsi="Calibri"/>
      <w:i w:val="1"/>
      <w:iCs w:val="1"/>
      <w:color w:val="349dd7"/>
    </w:rPr>
  </w:style>
  <w:style w:type="character" w:styleId="Heading3Char" w:customStyle="1">
    <w:name w:val="Heading 3 Char"/>
    <w:basedOn w:val="DefaultParagraphFont"/>
    <w:link w:val="Heading3"/>
    <w:uiPriority w:val="9"/>
    <w:rsid w:val="008A6463"/>
    <w:rPr>
      <w:rFonts w:asciiTheme="minorHAnsi" w:cstheme="minorHAnsi" w:eastAsiaTheme="majorEastAsia" w:hAnsiTheme="minorHAnsi"/>
      <w:color w:val="349dd7"/>
      <w:sz w:val="24"/>
      <w:szCs w:val="22"/>
      <w:lang w:eastAsia="en-US" w:val="en-US"/>
    </w:rPr>
  </w:style>
  <w:style w:type="character" w:styleId="Heading4Char" w:customStyle="1">
    <w:name w:val="Heading 4 Char"/>
    <w:basedOn w:val="DefaultParagraphFont"/>
    <w:link w:val="Heading4"/>
    <w:rsid w:val="007D073C"/>
    <w:rPr>
      <w:rFonts w:ascii="Calibri" w:hAnsi="Calibri" w:cstheme="majorBidi" w:eastAsiaTheme="majorEastAsia"/>
      <w:i w:val="1"/>
      <w:iCs w:val="1"/>
      <w:color w:val="349dd7"/>
      <w:sz w:val="22"/>
      <w:szCs w:val="22"/>
      <w:lang w:eastAsia="en-US" w:val="en-US"/>
    </w:rPr>
  </w:style>
  <w:style w:type="character" w:styleId="SubtleEmphasis">
    <w:name w:val="Subtle Emphasis"/>
    <w:basedOn w:val="DefaultParagraphFont"/>
    <w:uiPriority w:val="19"/>
    <w:qFormat w:val="1"/>
    <w:rsid w:val="00072918"/>
    <w:rPr>
      <w:rFonts w:ascii="Calibri" w:hAnsi="Calibri"/>
      <w:i w:val="1"/>
      <w:iCs w:val="1"/>
      <w:color w:val="404040" w:themeColor="text1" w:themeTint="0000BF"/>
    </w:rPr>
  </w:style>
  <w:style w:type="paragraph" w:styleId="BodyText">
    <w:name w:val="Body Text"/>
    <w:basedOn w:val="Normal"/>
    <w:link w:val="BodyTextChar"/>
    <w:uiPriority w:val="1"/>
    <w:qFormat w:val="1"/>
    <w:rsid w:val="00C345D8"/>
    <w:pPr>
      <w:spacing w:before="4"/>
      <w:ind w:left="40"/>
    </w:pPr>
    <w:rPr>
      <w:bCs w:val="1"/>
      <w:szCs w:val="60"/>
    </w:rPr>
  </w:style>
  <w:style w:type="character" w:styleId="BodyTextChar" w:customStyle="1">
    <w:name w:val="Body Text Char"/>
    <w:basedOn w:val="DefaultParagraphFont"/>
    <w:link w:val="BodyText"/>
    <w:uiPriority w:val="1"/>
    <w:rsid w:val="00C345D8"/>
    <w:rPr>
      <w:rFonts w:ascii="Calibri" w:cs="Calibri" w:eastAsia="Calibri" w:hAnsi="Calibri"/>
      <w:bCs w:val="1"/>
      <w:sz w:val="22"/>
      <w:szCs w:val="60"/>
      <w:lang w:eastAsia="en-US" w:val="en-US"/>
    </w:rPr>
  </w:style>
  <w:style w:type="character" w:styleId="FooterChar" w:customStyle="1">
    <w:name w:val="Footer Char"/>
    <w:basedOn w:val="DefaultParagraphFont"/>
    <w:link w:val="Footer"/>
    <w:uiPriority w:val="99"/>
    <w:rsid w:val="00AD61BB"/>
    <w:rPr>
      <w:rFonts w:ascii="Calibri" w:hAnsi="Calibri"/>
      <w:color w:val="373435"/>
      <w:szCs w:val="24"/>
      <w:lang w:eastAsia="en-US" w:val="en-US"/>
    </w:rPr>
  </w:style>
  <w:style w:type="paragraph" w:styleId="NoSpacing">
    <w:name w:val="No Spacing"/>
    <w:uiPriority w:val="1"/>
    <w:qFormat w:val="1"/>
    <w:rsid w:val="00C345D8"/>
    <w:pPr>
      <w:widowControl w:val="0"/>
      <w:autoSpaceDE w:val="0"/>
      <w:autoSpaceDN w:val="0"/>
    </w:pPr>
    <w:rPr>
      <w:rFonts w:ascii="Calibri" w:cs="Calibri" w:eastAsia="Calibri" w:hAnsi="Calibri"/>
      <w:sz w:val="22"/>
      <w:szCs w:val="22"/>
      <w:lang w:eastAsia="en-US" w:val="en-US"/>
    </w:rPr>
  </w:style>
  <w:style w:type="character" w:styleId="Heading5Char" w:customStyle="1">
    <w:name w:val="Heading 5 Char"/>
    <w:basedOn w:val="DefaultParagraphFont"/>
    <w:link w:val="Heading5"/>
    <w:rsid w:val="00C345D8"/>
    <w:rPr>
      <w:rFonts w:ascii="Calibri" w:hAnsi="Calibri" w:cstheme="majorBidi" w:eastAsiaTheme="majorEastAsia"/>
      <w:color w:val="349dd7"/>
      <w:sz w:val="22"/>
      <w:szCs w:val="22"/>
      <w:lang w:eastAsia="en-US" w:val="en-US"/>
    </w:rPr>
  </w:style>
  <w:style w:type="character" w:styleId="Heading6Char" w:customStyle="1">
    <w:name w:val="Heading 6 Char"/>
    <w:basedOn w:val="DefaultParagraphFont"/>
    <w:link w:val="Heading6"/>
    <w:rsid w:val="00C345D8"/>
    <w:rPr>
      <w:rFonts w:asciiTheme="majorHAnsi" w:cstheme="majorBidi" w:eastAsiaTheme="majorEastAsia" w:hAnsiTheme="majorHAnsi"/>
      <w:color w:val="243f60" w:themeColor="accent1" w:themeShade="00007F"/>
      <w:sz w:val="22"/>
      <w:szCs w:val="22"/>
      <w:lang w:eastAsia="en-US" w:val="en-US"/>
    </w:rPr>
  </w:style>
  <w:style w:type="character" w:styleId="Heading7Char" w:customStyle="1">
    <w:name w:val="Heading 7 Char"/>
    <w:basedOn w:val="DefaultParagraphFont"/>
    <w:link w:val="Heading7"/>
    <w:rsid w:val="00C345D8"/>
    <w:rPr>
      <w:rFonts w:asciiTheme="majorHAnsi" w:cstheme="majorBidi" w:eastAsiaTheme="majorEastAsia" w:hAnsiTheme="majorHAnsi"/>
      <w:i w:val="1"/>
      <w:iCs w:val="1"/>
      <w:color w:val="243f60" w:themeColor="accent1" w:themeShade="00007F"/>
      <w:sz w:val="22"/>
      <w:szCs w:val="22"/>
      <w:lang w:eastAsia="en-US" w:val="en-US"/>
    </w:rPr>
  </w:style>
  <w:style w:type="character" w:styleId="Heading8Char" w:customStyle="1">
    <w:name w:val="Heading 8 Char"/>
    <w:basedOn w:val="DefaultParagraphFont"/>
    <w:link w:val="Heading8"/>
    <w:semiHidden w:val="1"/>
    <w:rsid w:val="007D073C"/>
    <w:rPr>
      <w:rFonts w:asciiTheme="majorHAnsi" w:cstheme="majorBidi" w:eastAsiaTheme="majorEastAsia" w:hAnsiTheme="majorHAnsi"/>
      <w:color w:val="272727" w:themeColor="text1" w:themeTint="0000D8"/>
      <w:sz w:val="21"/>
      <w:szCs w:val="21"/>
      <w:lang w:eastAsia="en-US" w:val="en-US"/>
    </w:rPr>
  </w:style>
  <w:style w:type="character" w:styleId="Heading9Char" w:customStyle="1">
    <w:name w:val="Heading 9 Char"/>
    <w:basedOn w:val="DefaultParagraphFont"/>
    <w:link w:val="Heading9"/>
    <w:semiHidden w:val="1"/>
    <w:rsid w:val="007D073C"/>
    <w:rPr>
      <w:rFonts w:asciiTheme="majorHAnsi" w:cstheme="majorBidi" w:eastAsiaTheme="majorEastAsia" w:hAnsiTheme="majorHAnsi"/>
      <w:i w:val="1"/>
      <w:iCs w:val="1"/>
      <w:color w:val="272727" w:themeColor="text1" w:themeTint="0000D8"/>
      <w:sz w:val="21"/>
      <w:szCs w:val="21"/>
      <w:lang w:eastAsia="en-US" w:val="en-US"/>
    </w:rPr>
  </w:style>
  <w:style w:type="paragraph" w:styleId="ListParagraph">
    <w:name w:val="List Paragraph"/>
    <w:aliases w:val="List Bulleted"/>
    <w:basedOn w:val="Normal"/>
    <w:uiPriority w:val="34"/>
    <w:qFormat w:val="1"/>
    <w:rsid w:val="00EC18AF"/>
    <w:pPr>
      <w:numPr>
        <w:numId w:val="2"/>
      </w:numPr>
      <w:contextualSpacing w:val="1"/>
    </w:pPr>
  </w:style>
  <w:style w:type="paragraph" w:styleId="Caption">
    <w:name w:val="caption"/>
    <w:basedOn w:val="Normal"/>
    <w:next w:val="Normal"/>
    <w:unhideWhenUsed w:val="1"/>
    <w:qFormat w:val="1"/>
    <w:rsid w:val="00F82B67"/>
    <w:pPr>
      <w:spacing w:after="200" w:before="0"/>
    </w:pPr>
    <w:rPr>
      <w:i w:val="1"/>
      <w:iCs w:val="1"/>
      <w:color w:val="349dd7"/>
      <w:sz w:val="18"/>
      <w:szCs w:val="18"/>
    </w:rPr>
  </w:style>
  <w:style w:type="paragraph" w:styleId="ListNumbered" w:customStyle="1">
    <w:name w:val="List Numbered"/>
    <w:basedOn w:val="ListParagraph"/>
    <w:link w:val="ListNumberedChar"/>
    <w:qFormat w:val="1"/>
    <w:rsid w:val="00C37DB2"/>
    <w:pPr>
      <w:numPr>
        <w:numId w:val="3"/>
      </w:numPr>
    </w:pPr>
  </w:style>
  <w:style w:type="paragraph" w:styleId="TOCHeading">
    <w:name w:val="TOC Heading"/>
    <w:basedOn w:val="Heading1"/>
    <w:next w:val="Normal"/>
    <w:uiPriority w:val="39"/>
    <w:unhideWhenUsed w:val="1"/>
    <w:qFormat w:val="1"/>
    <w:rsid w:val="00E90924"/>
    <w:pPr>
      <w:widowControl w:val="1"/>
      <w:numPr>
        <w:numId w:val="0"/>
      </w:numPr>
      <w:autoSpaceDE w:val="1"/>
      <w:autoSpaceDN w:val="1"/>
      <w:spacing w:after="0" w:line="259" w:lineRule="auto"/>
      <w:outlineLvl w:val="9"/>
    </w:pPr>
    <w:rPr>
      <w:rFonts w:asciiTheme="minorHAnsi" w:hAnsiTheme="minorHAnsi"/>
      <w:b w:val="0"/>
      <w:sz w:val="32"/>
    </w:rPr>
  </w:style>
  <w:style w:type="character" w:styleId="ListNumberedChar" w:customStyle="1">
    <w:name w:val="List Numbered Char"/>
    <w:basedOn w:val="DefaultParagraphFont"/>
    <w:link w:val="ListNumbered"/>
    <w:rsid w:val="00C37DB2"/>
    <w:rPr>
      <w:rFonts w:ascii="Calibri" w:cs="Calibri" w:eastAsia="Calibri" w:hAnsi="Calibri"/>
      <w:sz w:val="22"/>
      <w:szCs w:val="22"/>
      <w:lang w:eastAsia="en-US" w:val="en-US"/>
    </w:rPr>
  </w:style>
  <w:style w:type="paragraph" w:styleId="TOC1">
    <w:name w:val="toc 1"/>
    <w:basedOn w:val="Normal"/>
    <w:next w:val="Normal"/>
    <w:autoRedefine w:val="1"/>
    <w:uiPriority w:val="39"/>
    <w:unhideWhenUsed w:val="1"/>
    <w:rsid w:val="007F3E1E"/>
    <w:pPr>
      <w:tabs>
        <w:tab w:val="left" w:pos="440"/>
        <w:tab w:val="right" w:leader="dot" w:pos="9350"/>
      </w:tabs>
      <w:spacing w:after="100"/>
    </w:pPr>
    <w:rPr>
      <w:i w:val="1"/>
      <w:iCs w:val="1"/>
      <w:noProof w:val="1"/>
    </w:rPr>
  </w:style>
  <w:style w:type="paragraph" w:styleId="TOC2">
    <w:name w:val="toc 2"/>
    <w:basedOn w:val="Normal"/>
    <w:next w:val="Normal"/>
    <w:autoRedefine w:val="1"/>
    <w:uiPriority w:val="39"/>
    <w:unhideWhenUsed w:val="1"/>
    <w:rsid w:val="00A3416F"/>
    <w:pPr>
      <w:tabs>
        <w:tab w:val="left" w:pos="880"/>
        <w:tab w:val="right" w:leader="dot" w:pos="9350"/>
      </w:tabs>
      <w:spacing w:after="100"/>
      <w:ind w:left="220"/>
    </w:pPr>
  </w:style>
  <w:style w:type="paragraph" w:styleId="TableofFigures">
    <w:name w:val="table of figures"/>
    <w:basedOn w:val="Normal"/>
    <w:next w:val="Normal"/>
    <w:uiPriority w:val="99"/>
    <w:unhideWhenUsed w:val="1"/>
    <w:rsid w:val="00E90924"/>
    <w:pPr>
      <w:spacing w:after="0"/>
    </w:pPr>
  </w:style>
  <w:style w:type="paragraph" w:styleId="FootnoteText">
    <w:name w:val="footnote text"/>
    <w:basedOn w:val="Normal"/>
    <w:link w:val="FootnoteTextChar"/>
    <w:semiHidden w:val="1"/>
    <w:unhideWhenUsed w:val="1"/>
    <w:rsid w:val="00A51841"/>
    <w:pPr>
      <w:spacing w:after="0" w:before="0"/>
    </w:pPr>
    <w:rPr>
      <w:sz w:val="20"/>
      <w:szCs w:val="20"/>
    </w:rPr>
  </w:style>
  <w:style w:type="character" w:styleId="FootnoteTextChar" w:customStyle="1">
    <w:name w:val="Footnote Text Char"/>
    <w:basedOn w:val="DefaultParagraphFont"/>
    <w:link w:val="FootnoteText"/>
    <w:semiHidden w:val="1"/>
    <w:rsid w:val="00A51841"/>
    <w:rPr>
      <w:rFonts w:ascii="Calibri" w:cs="Calibri" w:eastAsia="Calibri" w:hAnsi="Calibri"/>
      <w:lang w:eastAsia="en-US" w:val="en-US"/>
    </w:rPr>
  </w:style>
  <w:style w:type="character" w:styleId="FootnoteReference">
    <w:name w:val="footnote reference"/>
    <w:basedOn w:val="DefaultParagraphFont"/>
    <w:semiHidden w:val="1"/>
    <w:unhideWhenUsed w:val="1"/>
    <w:rsid w:val="00A51841"/>
    <w:rPr>
      <w:vertAlign w:val="superscript"/>
    </w:rPr>
  </w:style>
  <w:style w:type="table" w:styleId="TableGrid">
    <w:name w:val="Table Grid"/>
    <w:basedOn w:val="TableNormal"/>
    <w:rsid w:val="00AA010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rsid w:val="00AA16B3"/>
    <w:rPr>
      <w:rFonts w:asciiTheme="minorHAnsi" w:cstheme="majorBidi" w:eastAsiaTheme="majorEastAsia" w:hAnsiTheme="minorHAnsi"/>
      <w:color w:val="349dd7"/>
      <w:sz w:val="32"/>
      <w:szCs w:val="32"/>
      <w:lang w:eastAsia="en-US" w:val="en-US"/>
    </w:rPr>
  </w:style>
  <w:style w:type="paragraph" w:styleId="TOC6">
    <w:name w:val="toc 6"/>
    <w:basedOn w:val="Normal"/>
    <w:next w:val="Normal"/>
    <w:autoRedefine w:val="1"/>
    <w:uiPriority w:val="39"/>
    <w:unhideWhenUsed w:val="1"/>
    <w:rsid w:val="00AA16B3"/>
    <w:pPr>
      <w:spacing w:after="100"/>
      <w:ind w:left="1100"/>
    </w:pPr>
  </w:style>
  <w:style w:type="paragraph" w:styleId="TOC3">
    <w:name w:val="toc 3"/>
    <w:basedOn w:val="Normal"/>
    <w:next w:val="Normal"/>
    <w:autoRedefine w:val="1"/>
    <w:uiPriority w:val="39"/>
    <w:unhideWhenUsed w:val="1"/>
    <w:rsid w:val="007F3E1E"/>
    <w:pPr>
      <w:tabs>
        <w:tab w:val="right" w:leader="dot" w:pos="9350"/>
      </w:tabs>
      <w:spacing w:after="100"/>
      <w:ind w:left="440"/>
    </w:pPr>
  </w:style>
  <w:style w:type="paragraph" w:styleId="NormalWeb">
    <w:name w:val="Normal (Web)"/>
    <w:basedOn w:val="Normal"/>
    <w:uiPriority w:val="99"/>
    <w:semiHidden w:val="1"/>
    <w:unhideWhenUsed w:val="1"/>
    <w:rsid w:val="00DB3F6B"/>
    <w:pPr>
      <w:widowControl w:val="1"/>
      <w:autoSpaceDE w:val="1"/>
      <w:autoSpaceDN w:val="1"/>
      <w:spacing w:after="100" w:afterAutospacing="1" w:before="100" w:beforeAutospacing="1"/>
    </w:pPr>
    <w:rPr>
      <w:rFonts w:ascii="Times New Roman" w:cs="Times New Roman" w:eastAsia="Times New Roman" w:hAnsi="Times New Roman"/>
      <w:sz w:val="24"/>
      <w:szCs w:val="24"/>
      <w:lang w:eastAsia="en-CA" w:val="en-CA"/>
    </w:rPr>
  </w:style>
  <w:style w:type="paragraph" w:styleId="CommentText">
    <w:name w:val="annotation text"/>
    <w:basedOn w:val="Normal"/>
    <w:link w:val="CommentTextChar"/>
    <w:unhideWhenUsed w:val="1"/>
    <w:rsid w:val="00466BF2"/>
    <w:rPr>
      <w:sz w:val="20"/>
      <w:szCs w:val="20"/>
    </w:rPr>
  </w:style>
  <w:style w:type="character" w:styleId="CommentTextChar" w:customStyle="1">
    <w:name w:val="Comment Text Char"/>
    <w:basedOn w:val="DefaultParagraphFont"/>
    <w:link w:val="CommentText"/>
    <w:rsid w:val="00466BF2"/>
    <w:rPr>
      <w:rFonts w:ascii="Calibri" w:cs="Calibri" w:eastAsia="Calibri" w:hAnsi="Calibri"/>
      <w:lang w:eastAsia="en-US" w:val="en-US"/>
    </w:rPr>
  </w:style>
  <w:style w:type="character" w:styleId="CommentReference">
    <w:name w:val="annotation reference"/>
    <w:basedOn w:val="DefaultParagraphFont"/>
    <w:unhideWhenUsed w:val="1"/>
    <w:rsid w:val="00466BF2"/>
    <w:rPr>
      <w:sz w:val="16"/>
      <w:szCs w:val="16"/>
    </w:rPr>
  </w:style>
  <w:style w:type="character" w:styleId="Mention">
    <w:name w:val="Mention"/>
    <w:basedOn w:val="DefaultParagraphFont"/>
    <w:uiPriority w:val="99"/>
    <w:unhideWhenUsed w:val="1"/>
    <w:rsid w:val="00466BF2"/>
    <w:rPr>
      <w:color w:val="2b579a"/>
      <w:shd w:color="auto" w:fill="e6e6e6" w:val="clear"/>
    </w:rPr>
  </w:style>
  <w:style w:type="paragraph" w:styleId="paragraph" w:customStyle="1">
    <w:name w:val="paragraph"/>
    <w:basedOn w:val="Normal"/>
    <w:rsid w:val="00BC2080"/>
    <w:pPr>
      <w:widowControl w:val="1"/>
      <w:autoSpaceDE w:val="1"/>
      <w:autoSpaceDN w:val="1"/>
      <w:spacing w:after="100" w:afterAutospacing="1" w:before="100" w:beforeAutospacing="1"/>
    </w:pPr>
    <w:rPr>
      <w:rFonts w:ascii="Times New Roman" w:cs="Times New Roman" w:hAnsi="Times New Roman" w:eastAsiaTheme="minorHAnsi"/>
      <w:sz w:val="24"/>
      <w:szCs w:val="24"/>
      <w:lang w:eastAsia="en-CA" w:val="en-CA"/>
    </w:rPr>
  </w:style>
  <w:style w:type="character" w:styleId="normaltextrun" w:customStyle="1">
    <w:name w:val="normaltextrun"/>
    <w:basedOn w:val="DefaultParagraphFont"/>
    <w:rsid w:val="00BC2080"/>
  </w:style>
  <w:style w:type="paragraph" w:styleId="CommentSubject">
    <w:name w:val="annotation subject"/>
    <w:basedOn w:val="CommentText"/>
    <w:next w:val="CommentText"/>
    <w:link w:val="CommentSubjectChar"/>
    <w:semiHidden w:val="1"/>
    <w:unhideWhenUsed w:val="1"/>
    <w:rsid w:val="000E2303"/>
    <w:rPr>
      <w:b w:val="1"/>
      <w:bCs w:val="1"/>
    </w:rPr>
  </w:style>
  <w:style w:type="character" w:styleId="CommentSubjectChar" w:customStyle="1">
    <w:name w:val="Comment Subject Char"/>
    <w:basedOn w:val="CommentTextChar"/>
    <w:link w:val="CommentSubject"/>
    <w:semiHidden w:val="1"/>
    <w:rsid w:val="000E2303"/>
    <w:rPr>
      <w:rFonts w:ascii="Calibri" w:cs="Calibri" w:eastAsia="Calibri" w:hAnsi="Calibri"/>
      <w:b w:val="1"/>
      <w:bCs w:val="1"/>
      <w:lang w:eastAsia="en-US" w:val="en-US"/>
    </w:rPr>
  </w:style>
  <w:style w:type="character" w:styleId="eop" w:customStyle="1">
    <w:name w:val="eop"/>
    <w:basedOn w:val="DefaultParagraphFont"/>
    <w:rsid w:val="00CF47F5"/>
  </w:style>
  <w:style w:type="character" w:styleId="ui-provider" w:customStyle="1">
    <w:name w:val="ui-provider"/>
    <w:basedOn w:val="DefaultParagraphFont"/>
    <w:rsid w:val="00ED513D"/>
  </w:style>
  <w:style w:type="paragraph" w:styleId="Revision">
    <w:name w:val="Revision"/>
    <w:hidden w:val="1"/>
    <w:uiPriority w:val="99"/>
    <w:semiHidden w:val="1"/>
    <w:rsid w:val="005B27BC"/>
    <w:rPr>
      <w:rFonts w:ascii="Calibri" w:cs="Calibri" w:eastAsia="Calibri" w:hAnsi="Calibri"/>
      <w:sz w:val="22"/>
      <w:szCs w:val="22"/>
      <w:lang w:eastAsia="en-US" w:val="en-US"/>
    </w:rPr>
  </w:style>
  <w:style w:type="character" w:styleId="FollowedHyperlink">
    <w:name w:val="FollowedHyperlink"/>
    <w:basedOn w:val="DefaultParagraphFont"/>
    <w:semiHidden w:val="1"/>
    <w:unhideWhenUsed w:val="1"/>
    <w:rsid w:val="005B27BC"/>
    <w:rPr>
      <w:color w:val="800080" w:themeColor="followedHyperlink"/>
      <w:u w:val="single"/>
    </w:rPr>
  </w:style>
  <w:style w:type="paragraph" w:styleId="TOC4">
    <w:name w:val="toc 4"/>
    <w:basedOn w:val="Normal"/>
    <w:next w:val="Normal"/>
    <w:autoRedefine w:val="1"/>
    <w:uiPriority w:val="39"/>
    <w:unhideWhenUsed w:val="1"/>
    <w:rsid w:val="00431741"/>
    <w:pPr>
      <w:widowControl w:val="1"/>
      <w:autoSpaceDE w:val="1"/>
      <w:autoSpaceDN w:val="1"/>
      <w:spacing w:after="100" w:before="0" w:line="259" w:lineRule="auto"/>
      <w:ind w:left="660"/>
    </w:pPr>
    <w:rPr>
      <w:rFonts w:asciiTheme="minorHAnsi" w:cstheme="minorBidi" w:eastAsiaTheme="minorEastAsia" w:hAnsiTheme="minorHAnsi"/>
    </w:rPr>
  </w:style>
  <w:style w:type="paragraph" w:styleId="TOC5">
    <w:name w:val="toc 5"/>
    <w:basedOn w:val="Normal"/>
    <w:next w:val="Normal"/>
    <w:autoRedefine w:val="1"/>
    <w:uiPriority w:val="39"/>
    <w:unhideWhenUsed w:val="1"/>
    <w:rsid w:val="00431741"/>
    <w:pPr>
      <w:widowControl w:val="1"/>
      <w:autoSpaceDE w:val="1"/>
      <w:autoSpaceDN w:val="1"/>
      <w:spacing w:after="100" w:before="0" w:line="259" w:lineRule="auto"/>
      <w:ind w:left="880"/>
    </w:pPr>
    <w:rPr>
      <w:rFonts w:asciiTheme="minorHAnsi" w:cstheme="minorBidi" w:eastAsiaTheme="minorEastAsia" w:hAnsiTheme="minorHAnsi"/>
    </w:rPr>
  </w:style>
  <w:style w:type="paragraph" w:styleId="TOC7">
    <w:name w:val="toc 7"/>
    <w:basedOn w:val="Normal"/>
    <w:next w:val="Normal"/>
    <w:autoRedefine w:val="1"/>
    <w:uiPriority w:val="39"/>
    <w:unhideWhenUsed w:val="1"/>
    <w:rsid w:val="00431741"/>
    <w:pPr>
      <w:widowControl w:val="1"/>
      <w:autoSpaceDE w:val="1"/>
      <w:autoSpaceDN w:val="1"/>
      <w:spacing w:after="100" w:before="0" w:line="259" w:lineRule="auto"/>
      <w:ind w:left="1320"/>
    </w:pPr>
    <w:rPr>
      <w:rFonts w:asciiTheme="minorHAnsi" w:cstheme="minorBidi" w:eastAsiaTheme="minorEastAsia" w:hAnsiTheme="minorHAnsi"/>
    </w:rPr>
  </w:style>
  <w:style w:type="paragraph" w:styleId="TOC8">
    <w:name w:val="toc 8"/>
    <w:basedOn w:val="Normal"/>
    <w:next w:val="Normal"/>
    <w:autoRedefine w:val="1"/>
    <w:uiPriority w:val="39"/>
    <w:unhideWhenUsed w:val="1"/>
    <w:rsid w:val="00431741"/>
    <w:pPr>
      <w:widowControl w:val="1"/>
      <w:autoSpaceDE w:val="1"/>
      <w:autoSpaceDN w:val="1"/>
      <w:spacing w:after="100" w:before="0" w:line="259" w:lineRule="auto"/>
      <w:ind w:left="1540"/>
    </w:pPr>
    <w:rPr>
      <w:rFonts w:asciiTheme="minorHAnsi" w:cstheme="minorBidi" w:eastAsiaTheme="minorEastAsia" w:hAnsiTheme="minorHAnsi"/>
    </w:rPr>
  </w:style>
  <w:style w:type="paragraph" w:styleId="TOC9">
    <w:name w:val="toc 9"/>
    <w:basedOn w:val="Normal"/>
    <w:next w:val="Normal"/>
    <w:autoRedefine w:val="1"/>
    <w:uiPriority w:val="39"/>
    <w:unhideWhenUsed w:val="1"/>
    <w:rsid w:val="00431741"/>
    <w:pPr>
      <w:widowControl w:val="1"/>
      <w:autoSpaceDE w:val="1"/>
      <w:autoSpaceDN w:val="1"/>
      <w:spacing w:after="100" w:before="0" w:line="259" w:lineRule="auto"/>
      <w:ind w:left="1760"/>
    </w:pPr>
    <w:rPr>
      <w:rFonts w:asciiTheme="minorHAnsi" w:cstheme="minorBidi" w:eastAsiaTheme="minorEastAsia" w:hAnsiTheme="minorHAnsi"/>
    </w:rPr>
  </w:style>
  <w:style w:type="paragraph" w:styleId="Subtitle">
    <w:name w:val="Subtitle"/>
    <w:basedOn w:val="Normal"/>
    <w:next w:val="Normal"/>
    <w:pPr>
      <w:spacing w:after="160" w:lineRule="auto"/>
    </w:pPr>
    <w:rPr>
      <w:rFonts w:ascii="Calibri" w:cs="Calibri" w:eastAsia="Calibri" w:hAnsi="Calibri"/>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33.png"/><Relationship Id="rId41" Type="http://schemas.openxmlformats.org/officeDocument/2006/relationships/image" Target="media/image35.png"/><Relationship Id="rId44" Type="http://schemas.openxmlformats.org/officeDocument/2006/relationships/image" Target="media/image38.png"/><Relationship Id="rId43" Type="http://schemas.openxmlformats.org/officeDocument/2006/relationships/image" Target="media/image34.png"/><Relationship Id="rId46" Type="http://schemas.openxmlformats.org/officeDocument/2006/relationships/image" Target="media/image42.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6.png"/><Relationship Id="rId47" Type="http://schemas.openxmlformats.org/officeDocument/2006/relationships/image" Target="media/image4.png"/><Relationship Id="rId49"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7.png"/><Relationship Id="rId30" Type="http://schemas.openxmlformats.org/officeDocument/2006/relationships/image" Target="media/image60.png"/><Relationship Id="rId33" Type="http://schemas.openxmlformats.org/officeDocument/2006/relationships/hyperlink" Target="https://ist311.wvoasis.gov/istapifin11/advapi/jaxrs/ImportTable" TargetMode="External"/><Relationship Id="rId32" Type="http://schemas.openxmlformats.org/officeDocument/2006/relationships/hyperlink" Target="https://ist311.wvoasis.gov/istapifin11/advapi/jaxrs/AuthenticationToken" TargetMode="External"/><Relationship Id="rId35" Type="http://schemas.openxmlformats.org/officeDocument/2006/relationships/image" Target="media/image62.png"/><Relationship Id="rId34" Type="http://schemas.openxmlformats.org/officeDocument/2006/relationships/image" Target="media/image58.png"/><Relationship Id="rId70" Type="http://schemas.openxmlformats.org/officeDocument/2006/relationships/footer" Target="footer3.xml"/><Relationship Id="rId37" Type="http://schemas.openxmlformats.org/officeDocument/2006/relationships/image" Target="media/image26.png"/><Relationship Id="rId36" Type="http://schemas.openxmlformats.org/officeDocument/2006/relationships/image" Target="media/image63.png"/><Relationship Id="rId39" Type="http://schemas.openxmlformats.org/officeDocument/2006/relationships/image" Target="media/image32.png"/><Relationship Id="rId38" Type="http://schemas.openxmlformats.org/officeDocument/2006/relationships/image" Target="media/image31.png"/><Relationship Id="rId62" Type="http://schemas.openxmlformats.org/officeDocument/2006/relationships/image" Target="media/image1.png"/><Relationship Id="rId61" Type="http://schemas.openxmlformats.org/officeDocument/2006/relationships/image" Target="media/image20.png"/><Relationship Id="rId20" Type="http://schemas.openxmlformats.org/officeDocument/2006/relationships/image" Target="media/image66.png"/><Relationship Id="rId64" Type="http://schemas.openxmlformats.org/officeDocument/2006/relationships/image" Target="media/image11.png"/><Relationship Id="rId63" Type="http://schemas.openxmlformats.org/officeDocument/2006/relationships/image" Target="media/image5.png"/><Relationship Id="rId22" Type="http://schemas.openxmlformats.org/officeDocument/2006/relationships/image" Target="media/image56.png"/><Relationship Id="rId66" Type="http://schemas.openxmlformats.org/officeDocument/2006/relationships/image" Target="media/image13.png"/><Relationship Id="rId21" Type="http://schemas.openxmlformats.org/officeDocument/2006/relationships/image" Target="media/image52.png"/><Relationship Id="rId65" Type="http://schemas.openxmlformats.org/officeDocument/2006/relationships/image" Target="media/image3.png"/><Relationship Id="rId24" Type="http://schemas.openxmlformats.org/officeDocument/2006/relationships/image" Target="media/image61.png"/><Relationship Id="rId68" Type="http://schemas.openxmlformats.org/officeDocument/2006/relationships/header" Target="header4.xml"/><Relationship Id="rId23" Type="http://schemas.openxmlformats.org/officeDocument/2006/relationships/image" Target="media/image44.png"/><Relationship Id="rId67" Type="http://schemas.openxmlformats.org/officeDocument/2006/relationships/image" Target="media/image22.png"/><Relationship Id="rId60" Type="http://schemas.openxmlformats.org/officeDocument/2006/relationships/image" Target="media/image2.png"/><Relationship Id="rId26" Type="http://schemas.openxmlformats.org/officeDocument/2006/relationships/image" Target="media/image48.png"/><Relationship Id="rId25" Type="http://schemas.openxmlformats.org/officeDocument/2006/relationships/image" Target="media/image36.png"/><Relationship Id="rId69" Type="http://schemas.openxmlformats.org/officeDocument/2006/relationships/footer" Target="footer2.xml"/><Relationship Id="rId28" Type="http://schemas.openxmlformats.org/officeDocument/2006/relationships/image" Target="media/image59.png"/><Relationship Id="rId27" Type="http://schemas.openxmlformats.org/officeDocument/2006/relationships/image" Target="media/image21.png"/><Relationship Id="rId29" Type="http://schemas.openxmlformats.org/officeDocument/2006/relationships/image" Target="media/image10.png"/><Relationship Id="rId51" Type="http://schemas.openxmlformats.org/officeDocument/2006/relationships/image" Target="media/image16.png"/><Relationship Id="rId50" Type="http://schemas.openxmlformats.org/officeDocument/2006/relationships/image" Target="media/image7.png"/><Relationship Id="rId53" Type="http://schemas.openxmlformats.org/officeDocument/2006/relationships/image" Target="media/image9.png"/><Relationship Id="rId52" Type="http://schemas.openxmlformats.org/officeDocument/2006/relationships/image" Target="media/image12.png"/><Relationship Id="rId11" Type="http://schemas.openxmlformats.org/officeDocument/2006/relationships/image" Target="media/image49.png"/><Relationship Id="rId55" Type="http://schemas.openxmlformats.org/officeDocument/2006/relationships/image" Target="media/image23.png"/><Relationship Id="rId10" Type="http://schemas.openxmlformats.org/officeDocument/2006/relationships/footer" Target="footer1.xml"/><Relationship Id="rId54" Type="http://schemas.openxmlformats.org/officeDocument/2006/relationships/image" Target="media/image14.png"/><Relationship Id="rId13" Type="http://schemas.openxmlformats.org/officeDocument/2006/relationships/image" Target="media/image67.png"/><Relationship Id="rId57" Type="http://schemas.openxmlformats.org/officeDocument/2006/relationships/image" Target="media/image24.png"/><Relationship Id="rId12" Type="http://schemas.openxmlformats.org/officeDocument/2006/relationships/image" Target="media/image18.png"/><Relationship Id="rId56" Type="http://schemas.openxmlformats.org/officeDocument/2006/relationships/image" Target="media/image55.png"/><Relationship Id="rId15" Type="http://schemas.openxmlformats.org/officeDocument/2006/relationships/image" Target="media/image25.jpg"/><Relationship Id="rId59" Type="http://schemas.openxmlformats.org/officeDocument/2006/relationships/image" Target="media/image15.png"/><Relationship Id="rId14" Type="http://schemas.openxmlformats.org/officeDocument/2006/relationships/image" Target="media/image19.png"/><Relationship Id="rId58" Type="http://schemas.openxmlformats.org/officeDocument/2006/relationships/image" Target="media/image39.png"/><Relationship Id="rId17" Type="http://schemas.openxmlformats.org/officeDocument/2006/relationships/header" Target="header2.xml"/><Relationship Id="rId16" Type="http://schemas.openxmlformats.org/officeDocument/2006/relationships/header" Target="header3.xml"/><Relationship Id="rId19" Type="http://schemas.openxmlformats.org/officeDocument/2006/relationships/image" Target="media/image8.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0.png"/><Relationship Id="rId2"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41.png"/></Relationships>
</file>

<file path=word/_rels/footer3.xml.rels><?xml version="1.0" encoding="UTF-8" standalone="yes"?><Relationships xmlns="http://schemas.openxmlformats.org/package/2006/relationships"><Relationship Id="rId1" Type="http://schemas.openxmlformats.org/officeDocument/2006/relationships/image" Target="media/image47.png"/><Relationship Id="rId2"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 Id="rId2" Type="http://schemas.openxmlformats.org/officeDocument/2006/relationships/image" Target="media/image51.png"/><Relationship Id="rId3" Type="http://schemas.openxmlformats.org/officeDocument/2006/relationships/image" Target="media/image57.png"/></Relationships>
</file>

<file path=word/_rels/header2.xml.rels><?xml version="1.0" encoding="UTF-8" standalone="yes"?><Relationships xmlns="http://schemas.openxmlformats.org/package/2006/relationships"><Relationship Id="rId1" Type="http://schemas.openxmlformats.org/officeDocument/2006/relationships/image" Target="media/image68.png"/><Relationship Id="rId2" Type="http://schemas.openxmlformats.org/officeDocument/2006/relationships/image" Target="media/image53.png"/><Relationship Id="rId3" Type="http://schemas.openxmlformats.org/officeDocument/2006/relationships/image" Target="media/image57.png"/></Relationships>
</file>

<file path=word/_rels/header3.xml.rels><?xml version="1.0" encoding="UTF-8" standalone="yes"?><Relationships xmlns="http://schemas.openxmlformats.org/package/2006/relationships"><Relationship Id="rId1" Type="http://schemas.openxmlformats.org/officeDocument/2006/relationships/image" Target="media/image45.png"/><Relationship Id="rId2" Type="http://schemas.openxmlformats.org/officeDocument/2006/relationships/image" Target="media/image65.png"/><Relationship Id="rId3" Type="http://schemas.openxmlformats.org/officeDocument/2006/relationships/image" Target="media/image57.png"/></Relationships>
</file>

<file path=word/_rels/header4.xml.rels><?xml version="1.0" encoding="UTF-8" standalone="yes"?><Relationships xmlns="http://schemas.openxmlformats.org/package/2006/relationships"><Relationship Id="rId1" Type="http://schemas.openxmlformats.org/officeDocument/2006/relationships/image" Target="media/image57.png"/><Relationship Id="rId2" Type="http://schemas.openxmlformats.org/officeDocument/2006/relationships/image" Target="media/image46.png"/><Relationship Id="rId3"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ZcrOmC2ZnCjzqs0u+qc4HYqRBg==">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guMmtvcTY1NjIIaC56dTBnY3oyCWguM2p0bnowczIJaC4xeXl5OThsMgloLjRpeWxyd2UyCWguMnkzdzI0NzIJaC4xZDk2Y2MwMgloLjN4OHR1enQyCWguMmNlNDU3bTIIaC5yamVmZmY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4AGpHCjVzdWdnZXN0SWRJbXBvcnQwNTFhM2Y1Ni0zZDg3LTRlMWUtYjg4Zi05NzkxZjJkZTEyOGVfMRIOQ2hhcmxlcyBQaWxzb25yITFUZkVfUHVMRGRqSDBIODVQZ19Db1VhWF9sVzR6OEsy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2023-08-08T20:00:00Z</dcterms:created>
  <dc:creator>Christopher Chau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0x010100033FD93834ECB647BCDF2982A2615DF7</vt:lpwstr>
  </property>
  <property fmtid="{D5CDD505-2E9C-101B-9397-08002B2CF9AE}" pid="3" name="SOP Status">
    <vt:lpwstr>1;#Not Started|01bea703-a5e6-41f2-8d51-cd82a8078a68</vt:lpwstr>
  </property>
  <property fmtid="{D5CDD505-2E9C-101B-9397-08002B2CF9AE}" pid="4" name="MediaServiceImageTags">
    <vt:lpwstr/>
  </property>
  <property fmtid="{D5CDD505-2E9C-101B-9397-08002B2CF9AE}" pid="5" name="_dlc_DocIdItemGuid">
    <vt:lpwstr>17d3ecda-31d4-4de0-92f1-9f838c467ca8</vt:lpwstr>
  </property>
  <property fmtid="{D5CDD505-2E9C-101B-9397-08002B2CF9AE}" pid="6" name="SavedOnce">
    <vt:lpwstr>true</vt:lpwstr>
  </property>
  <property fmtid="{D5CDD505-2E9C-101B-9397-08002B2CF9AE}" pid="7" name="TaxKeyword">
    <vt:lpwstr/>
  </property>
  <property fmtid="{D5CDD505-2E9C-101B-9397-08002B2CF9AE}" pid="8" name="lcf76f155ced4ddcb4097134ff3c332f">
    <vt:lpwstr/>
  </property>
</Properties>
</file>